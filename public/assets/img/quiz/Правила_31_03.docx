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3CCCE" w14:textId="77777777" w:rsidR="000426A8" w:rsidRPr="005E7A26" w:rsidRDefault="003B1226" w:rsidP="003B1226">
      <w:pPr>
        <w:pStyle w:val="a3"/>
        <w:spacing w:before="0" w:beforeAutospacing="0" w:after="0" w:afterAutospacing="0"/>
        <w:jc w:val="center"/>
        <w:rPr>
          <w:b/>
          <w:bCs/>
          <w:color w:val="000000" w:themeColor="text1"/>
        </w:rPr>
      </w:pPr>
      <w:r w:rsidRPr="005E7A26">
        <w:rPr>
          <w:b/>
          <w:bCs/>
          <w:color w:val="000000" w:themeColor="text1"/>
        </w:rPr>
        <w:t xml:space="preserve">Правила участия в </w:t>
      </w:r>
      <w:r w:rsidR="00765398" w:rsidRPr="005E7A26">
        <w:rPr>
          <w:b/>
          <w:bCs/>
          <w:color w:val="000000" w:themeColor="text1"/>
        </w:rPr>
        <w:t>Акции</w:t>
      </w:r>
    </w:p>
    <w:p w14:paraId="2264D32E" w14:textId="18071656" w:rsidR="003B1226" w:rsidRPr="005E7A26" w:rsidRDefault="00875234" w:rsidP="003B1226">
      <w:pPr>
        <w:pStyle w:val="a3"/>
        <w:spacing w:before="0" w:beforeAutospacing="0" w:after="0" w:afterAutospacing="0"/>
        <w:jc w:val="center"/>
        <w:rPr>
          <w:b/>
          <w:bCs/>
          <w:color w:val="000000" w:themeColor="text1"/>
        </w:rPr>
      </w:pPr>
      <w:r w:rsidRPr="005E7A26">
        <w:rPr>
          <w:b/>
          <w:color w:val="000000" w:themeColor="text1"/>
        </w:rPr>
        <w:t xml:space="preserve">«Купи шины, получи </w:t>
      </w:r>
      <w:proofErr w:type="spellStart"/>
      <w:r w:rsidR="00A2317F" w:rsidRPr="005E7A26">
        <w:rPr>
          <w:b/>
          <w:color w:val="000000" w:themeColor="text1"/>
        </w:rPr>
        <w:t>к</w:t>
      </w:r>
      <w:r w:rsidR="00942BFD">
        <w:rPr>
          <w:b/>
          <w:color w:val="000000" w:themeColor="text1"/>
        </w:rPr>
        <w:t>э</w:t>
      </w:r>
      <w:r w:rsidRPr="005E7A26">
        <w:rPr>
          <w:b/>
          <w:color w:val="000000" w:themeColor="text1"/>
        </w:rPr>
        <w:t>шбэк</w:t>
      </w:r>
      <w:proofErr w:type="spellEnd"/>
      <w:r w:rsidRPr="005E7A26">
        <w:rPr>
          <w:b/>
          <w:color w:val="000000" w:themeColor="text1"/>
        </w:rPr>
        <w:t>»</w:t>
      </w:r>
    </w:p>
    <w:p w14:paraId="1106451C" w14:textId="77777777" w:rsidR="000426A8" w:rsidRPr="005E7A26" w:rsidRDefault="000426A8" w:rsidP="003B1226">
      <w:pPr>
        <w:pStyle w:val="a3"/>
        <w:spacing w:before="0" w:beforeAutospacing="0" w:after="0" w:afterAutospacing="0"/>
        <w:jc w:val="center"/>
        <w:rPr>
          <w:b/>
          <w:color w:val="000000" w:themeColor="text1"/>
        </w:rPr>
      </w:pPr>
    </w:p>
    <w:p w14:paraId="3895FBE5" w14:textId="77777777" w:rsidR="000426A8" w:rsidRPr="005E7A26" w:rsidRDefault="000426A8" w:rsidP="003B1226">
      <w:pPr>
        <w:pStyle w:val="a3"/>
        <w:spacing w:before="0" w:beforeAutospacing="0" w:after="0" w:afterAutospacing="0"/>
        <w:jc w:val="center"/>
        <w:rPr>
          <w:b/>
          <w:bCs/>
          <w:color w:val="000000" w:themeColor="text1"/>
        </w:rPr>
      </w:pPr>
    </w:p>
    <w:p w14:paraId="6CED46EC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ОРГАНИЗАТОР АКЦИИ</w:t>
      </w:r>
    </w:p>
    <w:p w14:paraId="65C6B78E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Организатором Акции является ООО «Премия АГ», ОГРН 1187746707939, включено Роскомнадзором в реестр операторов, осуществляющих обработку персональных данных, под </w:t>
      </w:r>
      <w:r w:rsidR="008B0389" w:rsidRPr="005E7A26">
        <w:rPr>
          <w:color w:val="000000" w:themeColor="text1"/>
        </w:rPr>
        <w:t>регистрационным</w:t>
      </w:r>
      <w:r w:rsidRPr="005E7A26">
        <w:rPr>
          <w:color w:val="000000" w:themeColor="text1"/>
        </w:rPr>
        <w:t xml:space="preserve"> номером 77-19-014748.</w:t>
      </w:r>
    </w:p>
    <w:p w14:paraId="137CAB1D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Адрес: 121352, Москва, Давыдковская ул., д. 12, корп. 7, офис 23.</w:t>
      </w:r>
    </w:p>
    <w:p w14:paraId="30BD39EC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Телефон: 8 (495) 241-33-90.</w:t>
      </w:r>
    </w:p>
    <w:p w14:paraId="6663EA06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Партнером Акции является АО «</w:t>
      </w:r>
      <w:proofErr w:type="spellStart"/>
      <w:r w:rsidRPr="005E7A26">
        <w:rPr>
          <w:color w:val="000000" w:themeColor="text1"/>
        </w:rPr>
        <w:t>Кордиант</w:t>
      </w:r>
      <w:proofErr w:type="spellEnd"/>
      <w:r w:rsidRPr="005E7A26">
        <w:rPr>
          <w:color w:val="000000" w:themeColor="text1"/>
        </w:rPr>
        <w:t>», ОГРН 1027600842972, ИНН 7601001509.</w:t>
      </w:r>
    </w:p>
    <w:p w14:paraId="2215D979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Территория проведения Акции – Российская Федерация.</w:t>
      </w:r>
    </w:p>
    <w:p w14:paraId="3B44C303" w14:textId="55B33380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Подробности об Организаторе Акции, правилах, количестве призов, сроках и порядке их получения размещают</w:t>
      </w:r>
      <w:r w:rsidR="00EB017C" w:rsidRPr="005E7A26">
        <w:rPr>
          <w:color w:val="000000" w:themeColor="text1"/>
        </w:rPr>
        <w:t>ся в Интернете на промостранице</w:t>
      </w:r>
      <w:r w:rsidR="001832AB" w:rsidRPr="005E7A26">
        <w:rPr>
          <w:color w:val="000000" w:themeColor="text1"/>
        </w:rPr>
        <w:t xml:space="preserve"> </w:t>
      </w:r>
      <w:r w:rsidR="00DE11EE" w:rsidRPr="005E7A26">
        <w:rPr>
          <w:color w:val="000000" w:themeColor="text1"/>
        </w:rPr>
        <w:t>https://cordiant.autogoda.ru/.</w:t>
      </w:r>
    </w:p>
    <w:p w14:paraId="57FA0B93" w14:textId="77777777" w:rsidR="00DE11EE" w:rsidRPr="005E7A26" w:rsidRDefault="00DE11E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2E9AFD2A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УСЛОВИЯ УЧАСТИЯ</w:t>
      </w:r>
    </w:p>
    <w:p w14:paraId="0AEF0A47" w14:textId="187B246E" w:rsidR="000B0844" w:rsidRPr="005E7A26" w:rsidRDefault="003C2202" w:rsidP="002F2E20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Лица, желающие принять участие в Акции</w:t>
      </w:r>
      <w:r w:rsidR="00875234" w:rsidRPr="005E7A26">
        <w:rPr>
          <w:color w:val="000000" w:themeColor="text1"/>
        </w:rPr>
        <w:t xml:space="preserve"> «Купи шины, получи кешбэк» (далее - Акция)</w:t>
      </w:r>
      <w:r w:rsidR="00C64486" w:rsidRPr="005E7A26">
        <w:rPr>
          <w:color w:val="000000" w:themeColor="text1"/>
        </w:rPr>
        <w:t>,</w:t>
      </w:r>
      <w:r w:rsidRPr="005E7A26">
        <w:rPr>
          <w:color w:val="000000" w:themeColor="text1"/>
        </w:rPr>
        <w:t xml:space="preserve"> обязаны ознакомиться с условиями настоящих Правил, с Правилами обработки персональных данных и иными документами, регламентирующими </w:t>
      </w:r>
      <w:r w:rsidR="00F822FE" w:rsidRPr="005E7A26">
        <w:rPr>
          <w:color w:val="000000" w:themeColor="text1"/>
        </w:rPr>
        <w:t xml:space="preserve">работу сайта https://autogoda.ru/ </w:t>
      </w:r>
      <w:r w:rsidRPr="005E7A26">
        <w:rPr>
          <w:color w:val="000000" w:themeColor="text1"/>
        </w:rPr>
        <w:t>(https://autogoda.ru/processing_rules/).</w:t>
      </w:r>
    </w:p>
    <w:p w14:paraId="5FCF917F" w14:textId="596C5758" w:rsidR="00116EA3" w:rsidRPr="005E7A26" w:rsidRDefault="00534B3D" w:rsidP="00D505A0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Стать у</w:t>
      </w:r>
      <w:r w:rsidR="00D505A0" w:rsidRPr="005E7A26">
        <w:rPr>
          <w:color w:val="000000" w:themeColor="text1"/>
        </w:rPr>
        <w:t xml:space="preserve">частником Акции </w:t>
      </w:r>
      <w:r w:rsidRPr="005E7A26">
        <w:rPr>
          <w:color w:val="000000" w:themeColor="text1"/>
        </w:rPr>
        <w:t xml:space="preserve">и принять участие в розыгрыше призов, предоставленных Организатором, </w:t>
      </w:r>
      <w:r w:rsidR="00D505A0" w:rsidRPr="005E7A26">
        <w:rPr>
          <w:color w:val="000000" w:themeColor="text1"/>
        </w:rPr>
        <w:t>может любой гражданин РФ старше 18 лет, зарегистрированный и постоянно проживающий на территории РФ, который</w:t>
      </w:r>
      <w:r w:rsidR="00116EA3" w:rsidRPr="005E7A26">
        <w:rPr>
          <w:color w:val="000000" w:themeColor="text1"/>
        </w:rPr>
        <w:t>:</w:t>
      </w:r>
    </w:p>
    <w:p w14:paraId="4191194B" w14:textId="36425F4A" w:rsidR="00D505A0" w:rsidRPr="005E7A26" w:rsidRDefault="00116EA3" w:rsidP="00D505A0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в </w:t>
      </w:r>
      <w:r w:rsidRPr="004474AB">
        <w:t>период с 01.0</w:t>
      </w:r>
      <w:r w:rsidR="00B96995" w:rsidRPr="004474AB">
        <w:t>4</w:t>
      </w:r>
      <w:r w:rsidRPr="004474AB">
        <w:t>.2026 г. по 30.0</w:t>
      </w:r>
      <w:r w:rsidR="00B96995" w:rsidRPr="004474AB">
        <w:t>6</w:t>
      </w:r>
      <w:r w:rsidRPr="004474AB">
        <w:t>.2026 г.</w:t>
      </w:r>
      <w:r w:rsidR="00D505A0" w:rsidRPr="004474AB">
        <w:t xml:space="preserve">, прошел </w:t>
      </w:r>
      <w:r w:rsidR="00D505A0" w:rsidRPr="005E7A26">
        <w:rPr>
          <w:color w:val="000000" w:themeColor="text1"/>
        </w:rPr>
        <w:t xml:space="preserve">квиз «Шинный эксперт» на сайте https://cordiant.autogoda.ru/, </w:t>
      </w:r>
      <w:r w:rsidR="002C32B1" w:rsidRPr="005E7A26">
        <w:rPr>
          <w:color w:val="000000" w:themeColor="text1"/>
        </w:rPr>
        <w:t>п</w:t>
      </w:r>
      <w:r w:rsidR="00D505A0" w:rsidRPr="005E7A26">
        <w:rPr>
          <w:color w:val="000000" w:themeColor="text1"/>
        </w:rPr>
        <w:t xml:space="preserve">осле </w:t>
      </w:r>
      <w:r w:rsidR="002C32B1" w:rsidRPr="005E7A26">
        <w:rPr>
          <w:color w:val="000000" w:themeColor="text1"/>
        </w:rPr>
        <w:t xml:space="preserve">прохождения </w:t>
      </w:r>
      <w:proofErr w:type="spellStart"/>
      <w:r w:rsidR="002C32B1" w:rsidRPr="005E7A26">
        <w:rPr>
          <w:color w:val="000000" w:themeColor="text1"/>
        </w:rPr>
        <w:t>квиза</w:t>
      </w:r>
      <w:proofErr w:type="spellEnd"/>
      <w:r w:rsidR="00D505A0" w:rsidRPr="005E7A26">
        <w:rPr>
          <w:color w:val="000000" w:themeColor="text1"/>
        </w:rPr>
        <w:t xml:space="preserve"> Участник видит всплывающее окно, в котором ему необходимо заполнить обязательные поля в регистрационной форме Акции – пройти регистрацию. Каждый участник обязан предоставить о себе достоверную информацию следующего содержания: Ф.И.О., e-</w:t>
      </w:r>
      <w:proofErr w:type="spellStart"/>
      <w:r w:rsidR="00D505A0" w:rsidRPr="005E7A26">
        <w:rPr>
          <w:color w:val="000000" w:themeColor="text1"/>
        </w:rPr>
        <w:t>mail</w:t>
      </w:r>
      <w:proofErr w:type="spellEnd"/>
      <w:r w:rsidR="00D505A0" w:rsidRPr="005E7A26">
        <w:rPr>
          <w:color w:val="000000" w:themeColor="text1"/>
        </w:rPr>
        <w:t xml:space="preserve">, </w:t>
      </w:r>
      <w:r w:rsidR="00CA3A9F" w:rsidRPr="005E7A26">
        <w:rPr>
          <w:color w:val="000000" w:themeColor="text1"/>
        </w:rPr>
        <w:t>телефон</w:t>
      </w:r>
      <w:r w:rsidR="00D505A0" w:rsidRPr="005E7A26">
        <w:rPr>
          <w:color w:val="000000" w:themeColor="text1"/>
        </w:rPr>
        <w:t>. В противном случае участник не будет допущен к регистрации в Акции. Заполнив форму регистрации в Акции, участник подтверждает, что он старше 18 лет, является гражданином Российской Федерации и согласен с полными правилами участия в Акции, а также подтверждает свое согласие на получение в дальнейшем информации, предложений от Организатора Акции и/или уполномоченных им лиц.</w:t>
      </w:r>
    </w:p>
    <w:p w14:paraId="7D8384A8" w14:textId="488853A6" w:rsidR="00116EA3" w:rsidRPr="005E7A26" w:rsidRDefault="002C32B1" w:rsidP="00116EA3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Зарегистрировался на сайте </w:t>
      </w:r>
      <w:hyperlink r:id="rId5" w:history="1">
        <w:r w:rsidR="00942BFD" w:rsidRPr="004341B1">
          <w:rPr>
            <w:rStyle w:val="a4"/>
          </w:rPr>
          <w:t>https://cashback.cordiant.ru/</w:t>
        </w:r>
      </w:hyperlink>
      <w:r w:rsidR="00942BFD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и</w:t>
      </w:r>
      <w:r w:rsidR="00116EA3" w:rsidRPr="005E7A26">
        <w:rPr>
          <w:color w:val="000000" w:themeColor="text1"/>
        </w:rPr>
        <w:t xml:space="preserve"> </w:t>
      </w:r>
      <w:r w:rsidR="00B96995" w:rsidRPr="005E7A26">
        <w:rPr>
          <w:color w:val="000000" w:themeColor="text1"/>
        </w:rPr>
        <w:t xml:space="preserve">приобрел в участвующих в Акции магазинах на территории РФ для личного использования шинную продукцию под товарным знаком </w:t>
      </w:r>
      <w:proofErr w:type="spellStart"/>
      <w:r w:rsidR="00B96995" w:rsidRPr="005E7A26">
        <w:rPr>
          <w:color w:val="000000" w:themeColor="text1"/>
        </w:rPr>
        <w:t>Cordiant</w:t>
      </w:r>
      <w:proofErr w:type="spellEnd"/>
      <w:r w:rsidR="00B96995" w:rsidRPr="005E7A26">
        <w:rPr>
          <w:color w:val="000000" w:themeColor="text1"/>
        </w:rPr>
        <w:t xml:space="preserve"> в количестве не менее 4 штук</w:t>
      </w:r>
      <w:r w:rsidR="00116EA3" w:rsidRPr="005E7A26">
        <w:rPr>
          <w:color w:val="000000" w:themeColor="text1"/>
        </w:rPr>
        <w:t xml:space="preserve">, </w:t>
      </w:r>
      <w:r w:rsidR="00B96995" w:rsidRPr="005E7A26">
        <w:rPr>
          <w:color w:val="000000" w:themeColor="text1"/>
        </w:rPr>
        <w:t>одной из моделей</w:t>
      </w:r>
      <w:r w:rsidR="00675760" w:rsidRPr="005E7A26">
        <w:rPr>
          <w:color w:val="000000" w:themeColor="text1"/>
        </w:rPr>
        <w:t>,</w:t>
      </w:r>
      <w:r w:rsidR="00B96995" w:rsidRPr="005E7A26">
        <w:rPr>
          <w:color w:val="000000" w:themeColor="text1"/>
        </w:rPr>
        <w:t xml:space="preserve"> </w:t>
      </w:r>
      <w:r w:rsidR="00116EA3" w:rsidRPr="005E7A26">
        <w:rPr>
          <w:color w:val="000000" w:themeColor="text1"/>
        </w:rPr>
        <w:t>участвующи</w:t>
      </w:r>
      <w:r w:rsidR="00675760" w:rsidRPr="005E7A26">
        <w:rPr>
          <w:color w:val="000000" w:themeColor="text1"/>
        </w:rPr>
        <w:t>х</w:t>
      </w:r>
      <w:r w:rsidR="00116EA3" w:rsidRPr="005E7A26">
        <w:rPr>
          <w:color w:val="000000" w:themeColor="text1"/>
        </w:rPr>
        <w:t xml:space="preserve"> в акции, </w:t>
      </w:r>
      <w:r w:rsidR="00942BFD">
        <w:rPr>
          <w:color w:val="000000" w:themeColor="text1"/>
        </w:rPr>
        <w:t xml:space="preserve">загрузил чек на покупку шин </w:t>
      </w:r>
      <w:r w:rsidR="00942BFD" w:rsidRPr="004474AB">
        <w:t xml:space="preserve">до 31.07.2026 г., использовал </w:t>
      </w:r>
      <w:r w:rsidR="00116EA3" w:rsidRPr="004474AB">
        <w:t>кешбэк</w:t>
      </w:r>
      <w:r w:rsidR="00534125" w:rsidRPr="004474AB">
        <w:t xml:space="preserve"> от 10%</w:t>
      </w:r>
      <w:r w:rsidR="00116EA3" w:rsidRPr="004474AB">
        <w:t xml:space="preserve"> </w:t>
      </w:r>
      <w:r w:rsidR="00B96995" w:rsidRPr="004474AB">
        <w:t xml:space="preserve">до </w:t>
      </w:r>
      <w:r w:rsidR="00116EA3" w:rsidRPr="004474AB">
        <w:t xml:space="preserve">15% на </w:t>
      </w:r>
      <w:r w:rsidR="00116EA3" w:rsidRPr="005E7A26">
        <w:rPr>
          <w:color w:val="000000" w:themeColor="text1"/>
        </w:rPr>
        <w:t xml:space="preserve">сайте </w:t>
      </w:r>
      <w:hyperlink r:id="rId6" w:history="1">
        <w:r w:rsidR="00942BFD" w:rsidRPr="004341B1">
          <w:rPr>
            <w:rStyle w:val="a4"/>
          </w:rPr>
          <w:t>https://cashback.cordiant.ru/</w:t>
        </w:r>
      </w:hyperlink>
      <w:r w:rsidR="00942BFD">
        <w:rPr>
          <w:color w:val="000000" w:themeColor="text1"/>
        </w:rPr>
        <w:t xml:space="preserve"> .</w:t>
      </w:r>
    </w:p>
    <w:p w14:paraId="11BFF85E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Регистрационные формы проверяются Организатором на правильность заполнения, затем регистрационные данные, прошедшие проверку, заносятся в общий реестр участников.</w:t>
      </w:r>
    </w:p>
    <w:p w14:paraId="0CA7E9DF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Обязательным условием участия в Акции</w:t>
      </w:r>
      <w:r w:rsidR="00875234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и в розыгрыше призов является согласие Участника на сбор, хранение, обработку и использование Организатором и/или уполномоченными им третьими лицами персональных данных Участников/Победителей в рамках Акции и в рекламных целях, предоставленных при регистрации нажатием кнопки «Я согласен с правилами, а также на сбор, хранение, обработку и использование Организатором и/или уполномоченными им третьими лицами моих персональных данных в рамках Акции и в рекламных целях».</w:t>
      </w:r>
    </w:p>
    <w:p w14:paraId="20C3BA9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Согласие действительно с момента сообщения Участником его регистрационных данных до момента их письменного отзыва Участником.</w:t>
      </w:r>
    </w:p>
    <w:p w14:paraId="0FD9537A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Регистрация в качестве Участника не может быть осуществлена в случае отказа от предоставления согласия на обработку своих персональных данных и согласия на дальнейшую коммуникацию.</w:t>
      </w:r>
    </w:p>
    <w:p w14:paraId="1F641A08" w14:textId="77777777" w:rsidR="00F822FE" w:rsidRPr="005E7A26" w:rsidRDefault="00F822F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066E3513" w14:textId="77777777" w:rsidR="004D7473" w:rsidRDefault="00F822FE" w:rsidP="00534B3D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ПРИЗОВОЙ ФОНД</w:t>
      </w:r>
    </w:p>
    <w:p w14:paraId="5527179D" w14:textId="26AB276F" w:rsidR="00534B3D" w:rsidRPr="004D7473" w:rsidRDefault="004D7473" w:rsidP="004D7473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Кэшбэк</w:t>
      </w:r>
      <w:proofErr w:type="spellEnd"/>
      <w:r>
        <w:rPr>
          <w:color w:val="000000" w:themeColor="text1"/>
        </w:rPr>
        <w:t xml:space="preserve"> </w:t>
      </w:r>
      <w:r w:rsidR="00534125">
        <w:rPr>
          <w:color w:val="000000" w:themeColor="text1"/>
        </w:rPr>
        <w:t xml:space="preserve"> от 10 % </w:t>
      </w:r>
      <w:r w:rsidR="00675760" w:rsidRPr="004D7473">
        <w:rPr>
          <w:color w:val="000000" w:themeColor="text1"/>
        </w:rPr>
        <w:t xml:space="preserve">до </w:t>
      </w:r>
      <w:r w:rsidRPr="004D7473">
        <w:rPr>
          <w:color w:val="000000" w:themeColor="text1"/>
        </w:rPr>
        <w:t xml:space="preserve">15 % при покупке шин </w:t>
      </w:r>
      <w:proofErr w:type="spellStart"/>
      <w:r w:rsidRPr="004D7473">
        <w:rPr>
          <w:color w:val="000000" w:themeColor="text1"/>
        </w:rPr>
        <w:t>Cordiant</w:t>
      </w:r>
      <w:proofErr w:type="spellEnd"/>
      <w:r w:rsidRPr="004D7473">
        <w:rPr>
          <w:color w:val="000000" w:themeColor="text1"/>
        </w:rPr>
        <w:t>.</w:t>
      </w:r>
    </w:p>
    <w:p w14:paraId="3F4886ED" w14:textId="263C6BC7" w:rsidR="00534B3D" w:rsidRPr="005E7A26" w:rsidRDefault="00534B3D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lastRenderedPageBreak/>
        <w:t>Для того чтобы</w:t>
      </w:r>
      <w:r w:rsidR="00D93AE9" w:rsidRPr="005E7A26">
        <w:rPr>
          <w:color w:val="000000" w:themeColor="text1"/>
        </w:rPr>
        <w:t xml:space="preserve"> стать претендентом на розыгрыш призового фонда, </w:t>
      </w:r>
      <w:r w:rsidRPr="005E7A26">
        <w:rPr>
          <w:color w:val="000000" w:themeColor="text1"/>
        </w:rPr>
        <w:t>необходимо:</w:t>
      </w:r>
    </w:p>
    <w:p w14:paraId="5C6D0258" w14:textId="23AEC03C" w:rsidR="00534B3D" w:rsidRPr="005E7A26" w:rsidRDefault="00534B3D" w:rsidP="009C4DEE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- пройти квиз «Шинный эксперт» на сайте </w:t>
      </w:r>
      <w:hyperlink r:id="rId7" w:history="1">
        <w:r w:rsidR="00D93AE9" w:rsidRPr="005E7A26">
          <w:rPr>
            <w:rStyle w:val="a4"/>
            <w:color w:val="000000" w:themeColor="text1"/>
          </w:rPr>
          <w:t>https://cordiant.autogoda.ru/</w:t>
        </w:r>
      </w:hyperlink>
      <w:r w:rsidR="009C4DEE" w:rsidRPr="005E7A26">
        <w:rPr>
          <w:color w:val="000000" w:themeColor="text1"/>
        </w:rPr>
        <w:t xml:space="preserve">, после прохождения </w:t>
      </w:r>
      <w:proofErr w:type="spellStart"/>
      <w:r w:rsidR="009C4DEE" w:rsidRPr="005E7A26">
        <w:rPr>
          <w:color w:val="000000" w:themeColor="text1"/>
        </w:rPr>
        <w:t>квиза</w:t>
      </w:r>
      <w:proofErr w:type="spellEnd"/>
      <w:r w:rsidR="009C4DEE" w:rsidRPr="005E7A26">
        <w:rPr>
          <w:color w:val="000000" w:themeColor="text1"/>
        </w:rPr>
        <w:t xml:space="preserve"> Участник видит всплывающее окно, в котором ему необходимо заполнить обязательные поля в регистрационной форме Акции – пройти регистрацию. Каждый участник обязан предоставить о себе достоверную информацию следующего содержания: Ф.И.О., e-</w:t>
      </w:r>
      <w:proofErr w:type="spellStart"/>
      <w:r w:rsidR="009C4DEE" w:rsidRPr="005E7A26">
        <w:rPr>
          <w:color w:val="000000" w:themeColor="text1"/>
        </w:rPr>
        <w:t>mail</w:t>
      </w:r>
      <w:proofErr w:type="spellEnd"/>
      <w:r w:rsidR="009C4DEE" w:rsidRPr="005E7A26">
        <w:rPr>
          <w:color w:val="000000" w:themeColor="text1"/>
        </w:rPr>
        <w:t>, телефон.</w:t>
      </w:r>
    </w:p>
    <w:p w14:paraId="4D55E4AD" w14:textId="2DB5F7D2" w:rsidR="00D93AE9" w:rsidRPr="005E7A26" w:rsidRDefault="00D93AE9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- зарегистрироваться на сайт</w:t>
      </w:r>
      <w:ins w:id="0" w:author="Microsoft" w:date="2026-03-31T12:40:00Z">
        <w:r w:rsidR="001B2F9D">
          <w:rPr>
            <w:color w:val="000000" w:themeColor="text1"/>
          </w:rPr>
          <w:t>ах</w:t>
        </w:r>
      </w:ins>
      <w:del w:id="1" w:author="Microsoft" w:date="2026-03-31T12:40:00Z">
        <w:r w:rsidRPr="005E7A26" w:rsidDel="001B2F9D">
          <w:rPr>
            <w:color w:val="000000" w:themeColor="text1"/>
          </w:rPr>
          <w:delText>е</w:delText>
        </w:r>
      </w:del>
      <w:r w:rsidRPr="005E7A26">
        <w:rPr>
          <w:color w:val="000000" w:themeColor="text1"/>
        </w:rPr>
        <w:t xml:space="preserve"> </w:t>
      </w:r>
      <w:hyperlink r:id="rId8" w:history="1">
        <w:r w:rsidRPr="005E7A26">
          <w:rPr>
            <w:rStyle w:val="a4"/>
            <w:color w:val="000000" w:themeColor="text1"/>
          </w:rPr>
          <w:t>https://cordiant.autogoda.ru/</w:t>
        </w:r>
      </w:hyperlink>
      <w:ins w:id="2" w:author="Microsoft" w:date="2026-03-31T12:40:00Z">
        <w:r w:rsidR="001B2F9D">
          <w:rPr>
            <w:color w:val="000000" w:themeColor="text1"/>
          </w:rPr>
          <w:t xml:space="preserve"> и </w:t>
        </w:r>
        <w:r w:rsidR="001B2F9D" w:rsidRPr="005E7A26">
          <w:rPr>
            <w:color w:val="000000" w:themeColor="text1"/>
          </w:rPr>
          <w:t>https://cashback.cordiant.ru</w:t>
        </w:r>
      </w:ins>
      <w:del w:id="3" w:author="Microsoft" w:date="2026-03-31T12:40:00Z">
        <w:r w:rsidRPr="005E7A26" w:rsidDel="001B2F9D">
          <w:rPr>
            <w:color w:val="000000" w:themeColor="text1"/>
          </w:rPr>
          <w:delText>.</w:delText>
        </w:r>
      </w:del>
      <w:bookmarkStart w:id="4" w:name="_GoBack"/>
      <w:bookmarkEnd w:id="4"/>
    </w:p>
    <w:p w14:paraId="6AE9092C" w14:textId="733969BF" w:rsidR="00D93AE9" w:rsidRPr="005E7A26" w:rsidRDefault="00D93AE9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приобрести в участвующих в Акции магазинах на территории РФ для личного использования </w:t>
      </w:r>
      <w:r w:rsidR="00534125">
        <w:rPr>
          <w:color w:val="000000" w:themeColor="text1"/>
        </w:rPr>
        <w:t>летние шины</w:t>
      </w:r>
      <w:r w:rsidRPr="005E7A26">
        <w:rPr>
          <w:color w:val="000000" w:themeColor="text1"/>
        </w:rPr>
        <w:t xml:space="preserve"> под товарным знаком </w:t>
      </w:r>
      <w:proofErr w:type="spellStart"/>
      <w:r w:rsidRPr="005E7A26">
        <w:rPr>
          <w:color w:val="000000" w:themeColor="text1"/>
        </w:rPr>
        <w:t>Cordiant</w:t>
      </w:r>
      <w:proofErr w:type="spellEnd"/>
      <w:r w:rsidRPr="005E7A26">
        <w:rPr>
          <w:color w:val="000000" w:themeColor="text1"/>
        </w:rPr>
        <w:t xml:space="preserve"> в количестве не менее 4 штук, одной из моделей, участвующих в акции.</w:t>
      </w:r>
    </w:p>
    <w:p w14:paraId="6F7FA84E" w14:textId="3D4A6F66" w:rsidR="00D93AE9" w:rsidRPr="005E7A26" w:rsidRDefault="009C4DEE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- загрузить</w:t>
      </w:r>
      <w:r w:rsidR="00D93AE9" w:rsidRPr="005E7A26">
        <w:rPr>
          <w:color w:val="000000" w:themeColor="text1"/>
        </w:rPr>
        <w:t xml:space="preserve"> чек на сайте https://cashback.cordiant.ru </w:t>
      </w:r>
    </w:p>
    <w:p w14:paraId="5CFFD869" w14:textId="1766F8D8" w:rsidR="00534B3D" w:rsidRPr="004474AB" w:rsidRDefault="00534B3D" w:rsidP="00534B3D">
      <w:pPr>
        <w:pStyle w:val="a3"/>
        <w:tabs>
          <w:tab w:val="left" w:pos="284"/>
        </w:tabs>
        <w:spacing w:before="0" w:beforeAutospacing="0" w:after="0" w:afterAutospacing="0"/>
        <w:jc w:val="both"/>
      </w:pPr>
      <w:r w:rsidRPr="004474AB">
        <w:t>Воспользоваться кешбэк</w:t>
      </w:r>
      <w:r w:rsidR="00CA3A9F" w:rsidRPr="004474AB">
        <w:t>ом</w:t>
      </w:r>
      <w:r w:rsidR="00534125" w:rsidRPr="004474AB">
        <w:t xml:space="preserve"> от 10%</w:t>
      </w:r>
      <w:r w:rsidRPr="004474AB">
        <w:t xml:space="preserve"> </w:t>
      </w:r>
      <w:r w:rsidR="00675760" w:rsidRPr="004474AB">
        <w:t xml:space="preserve">до </w:t>
      </w:r>
      <w:r w:rsidRPr="004474AB">
        <w:t>15% можно на сайте https://cashback.cordiant.ru/</w:t>
      </w:r>
    </w:p>
    <w:p w14:paraId="5E1E2A4E" w14:textId="59AAC102" w:rsidR="00534B3D" w:rsidRPr="005E7A26" w:rsidRDefault="00534B3D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Правила начисления </w:t>
      </w:r>
      <w:r w:rsidR="0000169C" w:rsidRPr="005E7A26">
        <w:rPr>
          <w:color w:val="000000" w:themeColor="text1"/>
        </w:rPr>
        <w:t xml:space="preserve">и предоставления </w:t>
      </w:r>
      <w:r w:rsidRPr="005E7A26">
        <w:rPr>
          <w:color w:val="000000" w:themeColor="text1"/>
        </w:rPr>
        <w:t xml:space="preserve">кешбэка </w:t>
      </w:r>
      <w:r w:rsidR="0000169C" w:rsidRPr="005E7A26">
        <w:rPr>
          <w:color w:val="000000" w:themeColor="text1"/>
        </w:rPr>
        <w:t xml:space="preserve">при покупке шин </w:t>
      </w:r>
      <w:proofErr w:type="spellStart"/>
      <w:r w:rsidR="0000169C" w:rsidRPr="005E7A26">
        <w:rPr>
          <w:color w:val="000000" w:themeColor="text1"/>
        </w:rPr>
        <w:t>Cordiant</w:t>
      </w:r>
      <w:proofErr w:type="spellEnd"/>
      <w:r w:rsidR="0000169C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доступны по ссылке https://cashback.cordiant.ru/</w:t>
      </w:r>
    </w:p>
    <w:p w14:paraId="1ABCEE68" w14:textId="0B83F2DC" w:rsidR="00534B3D" w:rsidRPr="005E7A26" w:rsidRDefault="00675760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Период, когда участник может распорядиться начисленным </w:t>
      </w:r>
      <w:proofErr w:type="spellStart"/>
      <w:r w:rsidRPr="005E7A26">
        <w:rPr>
          <w:color w:val="000000" w:themeColor="text1"/>
        </w:rPr>
        <w:t>Cashback</w:t>
      </w:r>
      <w:proofErr w:type="spellEnd"/>
      <w:r w:rsidRPr="005E7A26">
        <w:rPr>
          <w:color w:val="000000" w:themeColor="text1"/>
        </w:rPr>
        <w:t xml:space="preserve"> (</w:t>
      </w:r>
      <w:proofErr w:type="spellStart"/>
      <w:r w:rsidRPr="005E7A26">
        <w:rPr>
          <w:color w:val="000000" w:themeColor="text1"/>
        </w:rPr>
        <w:t>Кешбэком</w:t>
      </w:r>
      <w:proofErr w:type="spellEnd"/>
      <w:r w:rsidRPr="005E7A26">
        <w:rPr>
          <w:color w:val="000000" w:themeColor="text1"/>
        </w:rPr>
        <w:t>): до 31.07.2026 года</w:t>
      </w:r>
      <w:r w:rsidR="00534B3D" w:rsidRPr="005E7A26">
        <w:rPr>
          <w:color w:val="000000" w:themeColor="text1"/>
        </w:rPr>
        <w:t>.</w:t>
      </w:r>
    </w:p>
    <w:p w14:paraId="1F5B0971" w14:textId="07E9FB19" w:rsidR="00534125" w:rsidRPr="005E59EF" w:rsidRDefault="00534125" w:rsidP="004474AB">
      <w:pPr>
        <w:pStyle w:val="af"/>
        <w:shd w:val="clear" w:color="auto" w:fill="FFFFFF"/>
        <w:spacing w:after="73" w:line="276" w:lineRule="auto"/>
        <w:ind w:left="0"/>
        <w:jc w:val="both"/>
      </w:pPr>
      <w:r w:rsidRPr="005E59EF">
        <w:t xml:space="preserve">Размер </w:t>
      </w:r>
      <w:r w:rsidRPr="005E59EF">
        <w:rPr>
          <w:lang w:val="en-US"/>
        </w:rPr>
        <w:t>Cashback</w:t>
      </w:r>
      <w:r w:rsidRPr="005E59EF">
        <w:t xml:space="preserve"> (</w:t>
      </w:r>
      <w:proofErr w:type="spellStart"/>
      <w:r w:rsidRPr="005E59EF">
        <w:t>Кешбэка</w:t>
      </w:r>
      <w:proofErr w:type="spellEnd"/>
      <w:r w:rsidRPr="005E59EF">
        <w:t xml:space="preserve">) за единовременное приобретение в одном чеке комплекта шин в количестве не менее 4 штук под товарным знаком </w:t>
      </w:r>
      <w:r w:rsidRPr="005E59EF">
        <w:rPr>
          <w:lang w:val="en-US"/>
        </w:rPr>
        <w:t>Cordiant</w:t>
      </w:r>
      <w:r w:rsidRPr="005E59EF">
        <w:t xml:space="preserve"> следующих моделей: </w:t>
      </w:r>
    </w:p>
    <w:p w14:paraId="0285F7B7" w14:textId="77777777" w:rsidR="00534125" w:rsidRPr="009F35FF" w:rsidRDefault="00534125" w:rsidP="00534125">
      <w:pPr>
        <w:autoSpaceDE w:val="0"/>
        <w:autoSpaceDN w:val="0"/>
        <w:adjustRightInd w:val="0"/>
        <w:spacing w:line="276" w:lineRule="auto"/>
        <w:ind w:right="-136"/>
        <w:jc w:val="both"/>
        <w:rPr>
          <w:rFonts w:ascii="Times New Roman" w:hAnsi="Times New Roman" w:cs="Times New Roman"/>
          <w:sz w:val="24"/>
          <w:szCs w:val="24"/>
        </w:rPr>
      </w:pPr>
      <w:r w:rsidRPr="009F35FF">
        <w:rPr>
          <w:rFonts w:ascii="Times New Roman" w:hAnsi="Times New Roman" w:cs="Times New Roman"/>
          <w:sz w:val="24"/>
          <w:szCs w:val="24"/>
        </w:rPr>
        <w:t>- 15% (пятнадцать процентов) на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Gravity</w:t>
      </w:r>
      <w:r w:rsidRPr="009F35FF">
        <w:rPr>
          <w:rFonts w:ascii="Times New Roman" w:hAnsi="Times New Roman" w:cs="Times New Roman"/>
          <w:sz w:val="24"/>
          <w:szCs w:val="24"/>
        </w:rPr>
        <w:t>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Comfort</w:t>
      </w:r>
      <w:r w:rsidRPr="009F35FF">
        <w:rPr>
          <w:rFonts w:ascii="Times New Roman" w:hAnsi="Times New Roman" w:cs="Times New Roman"/>
          <w:sz w:val="24"/>
          <w:szCs w:val="24"/>
        </w:rPr>
        <w:t xml:space="preserve"> 2,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Sport</w:t>
      </w:r>
      <w:r w:rsidRPr="009F35FF">
        <w:rPr>
          <w:rFonts w:ascii="Times New Roman" w:hAnsi="Times New Roman" w:cs="Times New Roman"/>
          <w:sz w:val="24"/>
          <w:szCs w:val="24"/>
        </w:rPr>
        <w:t xml:space="preserve"> 3,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Run</w:t>
      </w:r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Tour</w:t>
      </w:r>
      <w:r w:rsidRPr="009F35FF">
        <w:rPr>
          <w:rFonts w:ascii="Times New Roman" w:hAnsi="Times New Roman" w:cs="Times New Roman"/>
          <w:sz w:val="24"/>
          <w:szCs w:val="24"/>
        </w:rPr>
        <w:t>, с 17 по 18 дюймы, от суммы приобретенного комплекта шин, указанной в Кассовом Чеке после применения всех скидок, при покупке с 01.03.2026 г. по 30.04.2026 г. включительно;</w:t>
      </w:r>
    </w:p>
    <w:p w14:paraId="687CDBC7" w14:textId="77777777" w:rsidR="00534125" w:rsidRPr="009F35FF" w:rsidRDefault="00534125" w:rsidP="00534125">
      <w:pPr>
        <w:autoSpaceDE w:val="0"/>
        <w:autoSpaceDN w:val="0"/>
        <w:adjustRightInd w:val="0"/>
        <w:spacing w:line="276" w:lineRule="auto"/>
        <w:ind w:right="-136"/>
        <w:jc w:val="both"/>
        <w:rPr>
          <w:rFonts w:ascii="Times New Roman" w:hAnsi="Times New Roman" w:cs="Times New Roman"/>
          <w:sz w:val="24"/>
          <w:szCs w:val="24"/>
        </w:rPr>
      </w:pPr>
      <w:r w:rsidRPr="009F35FF">
        <w:rPr>
          <w:rFonts w:ascii="Times New Roman" w:hAnsi="Times New Roman" w:cs="Times New Roman"/>
          <w:sz w:val="24"/>
          <w:szCs w:val="24"/>
        </w:rPr>
        <w:t>- 10% (десять процентов) на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Gravity</w:t>
      </w:r>
      <w:r w:rsidRPr="009F35FF">
        <w:rPr>
          <w:rFonts w:ascii="Times New Roman" w:hAnsi="Times New Roman" w:cs="Times New Roman"/>
          <w:sz w:val="24"/>
          <w:szCs w:val="24"/>
        </w:rPr>
        <w:t>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Comfort</w:t>
      </w:r>
      <w:r w:rsidRPr="009F35FF">
        <w:rPr>
          <w:rFonts w:ascii="Times New Roman" w:hAnsi="Times New Roman" w:cs="Times New Roman"/>
          <w:sz w:val="24"/>
          <w:szCs w:val="24"/>
        </w:rPr>
        <w:t xml:space="preserve"> 2,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Sport</w:t>
      </w:r>
      <w:r w:rsidRPr="009F35FF">
        <w:rPr>
          <w:rFonts w:ascii="Times New Roman" w:hAnsi="Times New Roman" w:cs="Times New Roman"/>
          <w:sz w:val="24"/>
          <w:szCs w:val="24"/>
        </w:rPr>
        <w:t xml:space="preserve"> 3, С</w:t>
      </w:r>
      <w:proofErr w:type="spellStart"/>
      <w:r w:rsidRPr="009F35FF">
        <w:rPr>
          <w:rFonts w:ascii="Times New Roman" w:hAnsi="Times New Roman" w:cs="Times New Roman"/>
          <w:sz w:val="24"/>
          <w:szCs w:val="24"/>
          <w:lang w:val="en-US"/>
        </w:rPr>
        <w:t>ordiant</w:t>
      </w:r>
      <w:proofErr w:type="spellEnd"/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Run</w:t>
      </w:r>
      <w:r w:rsidRPr="009F35FF">
        <w:rPr>
          <w:rFonts w:ascii="Times New Roman" w:hAnsi="Times New Roman" w:cs="Times New Roman"/>
          <w:sz w:val="24"/>
          <w:szCs w:val="24"/>
        </w:rPr>
        <w:t xml:space="preserve"> </w:t>
      </w:r>
      <w:r w:rsidRPr="009F35FF">
        <w:rPr>
          <w:rFonts w:ascii="Times New Roman" w:hAnsi="Times New Roman" w:cs="Times New Roman"/>
          <w:sz w:val="24"/>
          <w:szCs w:val="24"/>
          <w:lang w:val="en"/>
        </w:rPr>
        <w:t>Tour</w:t>
      </w:r>
      <w:r w:rsidRPr="009F35FF">
        <w:rPr>
          <w:rFonts w:ascii="Times New Roman" w:hAnsi="Times New Roman" w:cs="Times New Roman"/>
          <w:sz w:val="24"/>
          <w:szCs w:val="24"/>
        </w:rPr>
        <w:t>, с 17 по 18 дюймы, от суммы приобретенного комплекта шин, указанной в Кассовом Чеке после применения всех скидок, при покупке с 01.05.2026 г. по 30.06.2026 г. включительно;</w:t>
      </w:r>
    </w:p>
    <w:p w14:paraId="51B7261C" w14:textId="19085942" w:rsidR="00534125" w:rsidRPr="009F35FF" w:rsidRDefault="00534125" w:rsidP="00534125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9F35FF">
        <w:t>- 10% (десять процентов) на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All</w:t>
      </w:r>
      <w:r w:rsidRPr="009F35FF">
        <w:t xml:space="preserve"> </w:t>
      </w:r>
      <w:r w:rsidRPr="009F35FF">
        <w:rPr>
          <w:lang w:val="en"/>
        </w:rPr>
        <w:t>Terrain</w:t>
      </w:r>
      <w:r w:rsidRPr="009F35FF">
        <w:t>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Gravity</w:t>
      </w:r>
      <w:r w:rsidRPr="009F35FF">
        <w:t>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Comfort</w:t>
      </w:r>
      <w:r w:rsidRPr="009F35FF">
        <w:t xml:space="preserve"> 2,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Sport</w:t>
      </w:r>
      <w:r w:rsidRPr="009F35FF">
        <w:t xml:space="preserve"> 3,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Run</w:t>
      </w:r>
      <w:r w:rsidRPr="009F35FF">
        <w:t xml:space="preserve"> </w:t>
      </w:r>
      <w:r w:rsidRPr="009F35FF">
        <w:rPr>
          <w:lang w:val="en"/>
        </w:rPr>
        <w:t>Tour</w:t>
      </w:r>
      <w:r w:rsidRPr="009F35FF">
        <w:t>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Road</w:t>
      </w:r>
      <w:r w:rsidRPr="009F35FF">
        <w:t xml:space="preserve"> </w:t>
      </w:r>
      <w:r w:rsidRPr="009F35FF">
        <w:rPr>
          <w:lang w:val="en"/>
        </w:rPr>
        <w:t>Runner</w:t>
      </w:r>
      <w:r w:rsidRPr="009F35FF">
        <w:t>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Off</w:t>
      </w:r>
      <w:r w:rsidRPr="009F35FF">
        <w:t xml:space="preserve"> </w:t>
      </w:r>
      <w:r w:rsidRPr="009F35FF">
        <w:rPr>
          <w:lang w:val="en"/>
        </w:rPr>
        <w:t>Road</w:t>
      </w:r>
      <w:r w:rsidRPr="009F35FF">
        <w:t>, С</w:t>
      </w:r>
      <w:proofErr w:type="spellStart"/>
      <w:r w:rsidRPr="009F35FF">
        <w:rPr>
          <w:lang w:val="en-US"/>
        </w:rPr>
        <w:t>ordiant</w:t>
      </w:r>
      <w:proofErr w:type="spellEnd"/>
      <w:r w:rsidRPr="009F35FF">
        <w:t xml:space="preserve"> </w:t>
      </w:r>
      <w:r w:rsidRPr="009F35FF">
        <w:rPr>
          <w:lang w:val="en"/>
        </w:rPr>
        <w:t>Off</w:t>
      </w:r>
      <w:r w:rsidRPr="009F35FF">
        <w:t xml:space="preserve"> </w:t>
      </w:r>
      <w:r w:rsidRPr="009F35FF">
        <w:rPr>
          <w:lang w:val="en"/>
        </w:rPr>
        <w:t>Road</w:t>
      </w:r>
      <w:r w:rsidRPr="009F35FF">
        <w:t xml:space="preserve"> 2, на 16 дюйм, от суммы приобретенного комплекта шин после применения всех скидок, указанной в Кассовом Чеке, при покупке с 01.03.2026 г. по 30.06.2026 г. включительно.</w:t>
      </w:r>
      <w:r w:rsidRPr="009F35FF">
        <w:br/>
      </w:r>
    </w:p>
    <w:p w14:paraId="357C1EEA" w14:textId="40805726" w:rsidR="00534B3D" w:rsidRPr="004474AB" w:rsidRDefault="00365E67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34125">
        <w:rPr>
          <w:color w:val="000000" w:themeColor="text1"/>
        </w:rPr>
        <w:t xml:space="preserve"> </w:t>
      </w:r>
    </w:p>
    <w:p w14:paraId="1C729BD3" w14:textId="6F02150C" w:rsidR="000908F6" w:rsidRPr="005E7A26" w:rsidRDefault="00534B3D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Участники</w:t>
      </w:r>
      <w:r w:rsidR="000908F6" w:rsidRPr="005E7A26">
        <w:rPr>
          <w:color w:val="000000" w:themeColor="text1"/>
        </w:rPr>
        <w:t>, которые выполнили все условия п.2 настоящих Правил</w:t>
      </w:r>
      <w:r w:rsidRPr="005E7A26">
        <w:rPr>
          <w:color w:val="000000" w:themeColor="text1"/>
        </w:rPr>
        <w:t>, участвуют в розыгрыше призов</w:t>
      </w:r>
      <w:r w:rsidR="000908F6" w:rsidRPr="005E7A26">
        <w:rPr>
          <w:color w:val="000000" w:themeColor="text1"/>
        </w:rPr>
        <w:t>, предоставленных Организатором Акции:</w:t>
      </w:r>
      <w:r w:rsidRPr="005E7A26">
        <w:rPr>
          <w:color w:val="000000" w:themeColor="text1"/>
        </w:rPr>
        <w:t xml:space="preserve"> </w:t>
      </w:r>
    </w:p>
    <w:p w14:paraId="3EA44122" w14:textId="5524FFEE" w:rsidR="000908F6" w:rsidRPr="005E7A26" w:rsidRDefault="000908F6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- Видеорегистратор AdvoCam-FD4 - 1 шт. – стоимостью</w:t>
      </w:r>
      <w:r w:rsidR="00BE4DE4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2500 рублей 00 коп.</w:t>
      </w:r>
    </w:p>
    <w:p w14:paraId="3E638AB2" w14:textId="4FBE06C4" w:rsidR="000908F6" w:rsidRPr="005E7A26" w:rsidRDefault="000908F6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Автомобильный холодильник </w:t>
      </w:r>
      <w:proofErr w:type="spellStart"/>
      <w:r w:rsidRPr="005E7A26">
        <w:rPr>
          <w:color w:val="000000" w:themeColor="text1"/>
        </w:rPr>
        <w:t>Kitfort</w:t>
      </w:r>
      <w:proofErr w:type="spellEnd"/>
      <w:r w:rsidRPr="005E7A26">
        <w:rPr>
          <w:color w:val="000000" w:themeColor="text1"/>
        </w:rPr>
        <w:t xml:space="preserve"> КТ-2424 - 1 шт. - стоимостью 3990 рублей 00 коп.</w:t>
      </w:r>
    </w:p>
    <w:p w14:paraId="0BCCA43C" w14:textId="14044967" w:rsidR="000908F6" w:rsidRPr="005E7A26" w:rsidRDefault="000908F6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Автомобильный пылесос 70mai </w:t>
      </w:r>
      <w:proofErr w:type="spellStart"/>
      <w:r w:rsidRPr="005E7A26">
        <w:rPr>
          <w:color w:val="000000" w:themeColor="text1"/>
        </w:rPr>
        <w:t>VacuumCleanerSwiftMidrive</w:t>
      </w:r>
      <w:proofErr w:type="spellEnd"/>
      <w:r w:rsidRPr="005E7A26">
        <w:rPr>
          <w:color w:val="000000" w:themeColor="text1"/>
        </w:rPr>
        <w:t xml:space="preserve"> PV01 - 1шт. - стоимостью 3790 рублей 00 коп.</w:t>
      </w:r>
    </w:p>
    <w:p w14:paraId="29B05366" w14:textId="4B53427A" w:rsidR="000908F6" w:rsidRPr="005E7A26" w:rsidRDefault="000908F6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Аэрогриль </w:t>
      </w:r>
      <w:proofErr w:type="spellStart"/>
      <w:r w:rsidRPr="005E7A26">
        <w:rPr>
          <w:color w:val="000000" w:themeColor="text1"/>
        </w:rPr>
        <w:t>Kitfort</w:t>
      </w:r>
      <w:proofErr w:type="spellEnd"/>
      <w:r w:rsidRPr="005E7A26">
        <w:rPr>
          <w:color w:val="000000" w:themeColor="text1"/>
        </w:rPr>
        <w:t xml:space="preserve"> KT-2235 1шт. - стоимостью 3990 рублей 00 коп.</w:t>
      </w:r>
    </w:p>
    <w:p w14:paraId="542A315D" w14:textId="3E6F614A" w:rsidR="00452432" w:rsidRPr="005E7A26" w:rsidRDefault="00452432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</w:t>
      </w:r>
      <w:r w:rsidRPr="005E7A26">
        <w:rPr>
          <w:color w:val="000000" w:themeColor="text1"/>
          <w:lang w:val="en-US"/>
        </w:rPr>
        <w:t>Delonghi</w:t>
      </w:r>
      <w:r w:rsidRPr="005E7A26">
        <w:rPr>
          <w:color w:val="000000" w:themeColor="text1"/>
        </w:rPr>
        <w:t xml:space="preserve"> кофемашина </w:t>
      </w:r>
      <w:r w:rsidRPr="005E7A26">
        <w:rPr>
          <w:color w:val="000000" w:themeColor="text1"/>
          <w:lang w:val="en-US"/>
        </w:rPr>
        <w:t>ECAM</w:t>
      </w:r>
      <w:r w:rsidRPr="005E7A26">
        <w:rPr>
          <w:color w:val="000000" w:themeColor="text1"/>
        </w:rPr>
        <w:t>220.31.</w:t>
      </w:r>
      <w:r w:rsidRPr="005E7A26">
        <w:rPr>
          <w:color w:val="000000" w:themeColor="text1"/>
          <w:lang w:val="en-US"/>
        </w:rPr>
        <w:t>SB</w:t>
      </w:r>
      <w:r w:rsidRPr="005E7A26">
        <w:rPr>
          <w:color w:val="000000" w:themeColor="text1"/>
        </w:rPr>
        <w:t xml:space="preserve"> (</w:t>
      </w:r>
      <w:r w:rsidRPr="005E7A26">
        <w:rPr>
          <w:color w:val="000000" w:themeColor="text1"/>
          <w:lang w:val="en-US"/>
        </w:rPr>
        <w:t>Magnifica</w:t>
      </w:r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Start</w:t>
      </w:r>
      <w:r w:rsidRPr="005E7A26">
        <w:rPr>
          <w:color w:val="000000" w:themeColor="text1"/>
        </w:rPr>
        <w:t>) 1шт. – стоимость 46000 рублей 00 коп.</w:t>
      </w:r>
    </w:p>
    <w:p w14:paraId="51F417D8" w14:textId="21C45AB3" w:rsidR="00452432" w:rsidRPr="005E7A26" w:rsidRDefault="00452432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</w:t>
      </w:r>
      <w:proofErr w:type="spellStart"/>
      <w:r w:rsidRPr="005E7A26">
        <w:rPr>
          <w:color w:val="000000" w:themeColor="text1"/>
        </w:rPr>
        <w:t>Greenworks</w:t>
      </w:r>
      <w:proofErr w:type="spellEnd"/>
      <w:r w:rsidRPr="005E7A26">
        <w:rPr>
          <w:color w:val="000000" w:themeColor="text1"/>
        </w:rPr>
        <w:t xml:space="preserve"> Мойка высокого давления 140 </w:t>
      </w:r>
      <w:proofErr w:type="spellStart"/>
      <w:r w:rsidRPr="005E7A26">
        <w:rPr>
          <w:color w:val="000000" w:themeColor="text1"/>
        </w:rPr>
        <w:t>bar</w:t>
      </w:r>
      <w:proofErr w:type="spellEnd"/>
      <w:r w:rsidRPr="005E7A26">
        <w:rPr>
          <w:color w:val="000000" w:themeColor="text1"/>
        </w:rPr>
        <w:t>, GHP2000 1шт. – стоимость 16990 рублей 00 коп.</w:t>
      </w:r>
    </w:p>
    <w:p w14:paraId="04D854E8" w14:textId="366C6408" w:rsidR="00452432" w:rsidRPr="005E7A26" w:rsidRDefault="00452432" w:rsidP="000908F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Блендер </w:t>
      </w:r>
      <w:proofErr w:type="spellStart"/>
      <w:r w:rsidRPr="005E7A26">
        <w:rPr>
          <w:color w:val="000000" w:themeColor="text1"/>
          <w:lang w:val="en-US"/>
        </w:rPr>
        <w:t>Nutribullet</w:t>
      </w:r>
      <w:proofErr w:type="spellEnd"/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Original</w:t>
      </w:r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NBF</w:t>
      </w:r>
      <w:r w:rsidRPr="005E7A26">
        <w:rPr>
          <w:color w:val="000000" w:themeColor="text1"/>
        </w:rPr>
        <w:t xml:space="preserve"> 400</w:t>
      </w:r>
      <w:r w:rsidRPr="005E7A26">
        <w:rPr>
          <w:color w:val="000000" w:themeColor="text1"/>
          <w:lang w:val="en-US"/>
        </w:rPr>
        <w:t>DG</w:t>
      </w:r>
      <w:r w:rsidRPr="005E7A26">
        <w:rPr>
          <w:color w:val="000000" w:themeColor="text1"/>
        </w:rPr>
        <w:t xml:space="preserve"> (</w:t>
      </w:r>
      <w:r w:rsidRPr="005E7A26">
        <w:rPr>
          <w:color w:val="000000" w:themeColor="text1"/>
          <w:lang w:val="en-US"/>
        </w:rPr>
        <w:t>Delonghi</w:t>
      </w:r>
      <w:r w:rsidRPr="005E7A26">
        <w:rPr>
          <w:color w:val="000000" w:themeColor="text1"/>
        </w:rPr>
        <w:t>) 1шт. – стоимость 10 990 рублей 00 коп.</w:t>
      </w:r>
    </w:p>
    <w:p w14:paraId="77464BB0" w14:textId="2A6B5932" w:rsidR="00452432" w:rsidRPr="005E7A26" w:rsidRDefault="00452432" w:rsidP="00452432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- Ноутбук </w:t>
      </w:r>
      <w:r w:rsidRPr="005E7A26">
        <w:rPr>
          <w:color w:val="000000" w:themeColor="text1"/>
          <w:lang w:val="en-US"/>
        </w:rPr>
        <w:t>Apple</w:t>
      </w:r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MacBook</w:t>
      </w:r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Air</w:t>
      </w:r>
      <w:r w:rsidRPr="005E7A26">
        <w:rPr>
          <w:color w:val="000000" w:themeColor="text1"/>
        </w:rPr>
        <w:t xml:space="preserve"> 13 </w:t>
      </w:r>
      <w:r w:rsidRPr="005E7A26">
        <w:rPr>
          <w:color w:val="000000" w:themeColor="text1"/>
          <w:lang w:val="en-US"/>
        </w:rPr>
        <w:t>M</w:t>
      </w:r>
      <w:r w:rsidRPr="005E7A26">
        <w:rPr>
          <w:color w:val="000000" w:themeColor="text1"/>
        </w:rPr>
        <w:t>2 16/256</w:t>
      </w:r>
      <w:r w:rsidRPr="005E7A26">
        <w:rPr>
          <w:color w:val="000000" w:themeColor="text1"/>
          <w:lang w:val="en-US"/>
        </w:rPr>
        <w:t>GB</w:t>
      </w:r>
      <w:r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  <w:lang w:val="en-US"/>
        </w:rPr>
        <w:t>Midnight</w:t>
      </w:r>
      <w:r w:rsidRPr="005E7A26">
        <w:rPr>
          <w:color w:val="000000" w:themeColor="text1"/>
        </w:rPr>
        <w:t xml:space="preserve"> (</w:t>
      </w:r>
      <w:r w:rsidRPr="005E7A26">
        <w:rPr>
          <w:color w:val="000000" w:themeColor="text1"/>
          <w:lang w:val="en-US"/>
        </w:rPr>
        <w:t>MC</w:t>
      </w:r>
      <w:r w:rsidRPr="005E7A26">
        <w:rPr>
          <w:color w:val="000000" w:themeColor="text1"/>
        </w:rPr>
        <w:t>7</w:t>
      </w:r>
      <w:r w:rsidRPr="005E7A26">
        <w:rPr>
          <w:color w:val="000000" w:themeColor="text1"/>
          <w:lang w:val="en-US"/>
        </w:rPr>
        <w:t>X</w:t>
      </w:r>
      <w:r w:rsidRPr="005E7A26">
        <w:rPr>
          <w:color w:val="000000" w:themeColor="text1"/>
        </w:rPr>
        <w:t>4) 1 шт. – стоимость 80000 рублей 00 коп.</w:t>
      </w:r>
    </w:p>
    <w:p w14:paraId="08699288" w14:textId="35428197" w:rsidR="00534B3D" w:rsidRPr="005E7A26" w:rsidRDefault="00534B3D" w:rsidP="00534B3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Денежный эквивалент призов не выплачивается. Обладатели призов Акции самостоятельно оплачивают все налоги.</w:t>
      </w:r>
    </w:p>
    <w:p w14:paraId="5F624191" w14:textId="77777777" w:rsidR="00F822FE" w:rsidRPr="005E7A26" w:rsidRDefault="00F822F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577A46F1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ОГРАНИЧЕНИЯ НА УЧАСТИЕ В АКЦИИ</w:t>
      </w:r>
    </w:p>
    <w:p w14:paraId="090081A4" w14:textId="41F53B34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Участниками Акции могут быть дееспособные физические лица, достигшие 18 лет, граждане Российской Федерации, </w:t>
      </w:r>
      <w:r w:rsidR="00F822FE" w:rsidRPr="005E7A26">
        <w:rPr>
          <w:color w:val="000000" w:themeColor="text1"/>
        </w:rPr>
        <w:t>зарегистрированные и постоянно проживающие на территории РФ,</w:t>
      </w:r>
      <w:r w:rsidR="002978E9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принимающие и исполняющие Условия Акции</w:t>
      </w:r>
      <w:r w:rsidR="00C64486" w:rsidRPr="005E7A26">
        <w:rPr>
          <w:color w:val="000000" w:themeColor="text1"/>
        </w:rPr>
        <w:t xml:space="preserve">, </w:t>
      </w:r>
      <w:r w:rsidRPr="005E7A26">
        <w:rPr>
          <w:color w:val="000000" w:themeColor="text1"/>
        </w:rPr>
        <w:t xml:space="preserve">за исключением работников и представителей Организатора, аффилированных с ними лиц, членов семей таких работников и </w:t>
      </w:r>
      <w:r w:rsidRPr="005E7A26">
        <w:rPr>
          <w:color w:val="000000" w:themeColor="text1"/>
        </w:rPr>
        <w:lastRenderedPageBreak/>
        <w:t>представителей, а также работников и представителей Партнера Акции и любых других лиц, имеющих непосредственное отношение к организации или проведению настоящей Акции. Организатор оставляет за собой право проверить документы, удостоверяющие возраст и личность участника Акции.</w:t>
      </w:r>
    </w:p>
    <w:p w14:paraId="737A2E3E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СРОКИ ПРОВЕДЕНИЯ АКЦИИ</w:t>
      </w:r>
    </w:p>
    <w:p w14:paraId="314CED2C" w14:textId="6FA5DB67" w:rsidR="003B1226" w:rsidRPr="005E7A26" w:rsidRDefault="00EE172A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Срок проведения Акции</w:t>
      </w:r>
      <w:r w:rsidR="0039788E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с 01.0</w:t>
      </w:r>
      <w:r w:rsidR="00365E67" w:rsidRPr="005E7A26">
        <w:rPr>
          <w:color w:val="000000" w:themeColor="text1"/>
        </w:rPr>
        <w:t>4</w:t>
      </w:r>
      <w:r w:rsidR="003B1226"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3B1226" w:rsidRPr="005E7A26">
        <w:rPr>
          <w:color w:val="000000" w:themeColor="text1"/>
        </w:rPr>
        <w:t xml:space="preserve"> </w:t>
      </w:r>
      <w:r w:rsidR="00EB5AB4" w:rsidRPr="005E7A26">
        <w:rPr>
          <w:color w:val="000000" w:themeColor="text1"/>
        </w:rPr>
        <w:t xml:space="preserve">г. </w:t>
      </w:r>
      <w:r w:rsidR="003B1226" w:rsidRPr="005E7A26">
        <w:rPr>
          <w:color w:val="000000" w:themeColor="text1"/>
        </w:rPr>
        <w:t xml:space="preserve">по </w:t>
      </w:r>
      <w:r w:rsidR="00DA289E" w:rsidRPr="005E7A26">
        <w:rPr>
          <w:color w:val="000000" w:themeColor="text1"/>
        </w:rPr>
        <w:t>3</w:t>
      </w:r>
      <w:r w:rsidR="0056627D" w:rsidRPr="005E7A26">
        <w:rPr>
          <w:color w:val="000000" w:themeColor="text1"/>
        </w:rPr>
        <w:t>1</w:t>
      </w:r>
      <w:r w:rsidR="00E13754" w:rsidRPr="005E7A26">
        <w:rPr>
          <w:color w:val="000000" w:themeColor="text1"/>
        </w:rPr>
        <w:t>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8</w:t>
      </w:r>
      <w:r w:rsidR="003B1226"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3B1226" w:rsidRPr="005E7A26">
        <w:rPr>
          <w:color w:val="000000" w:themeColor="text1"/>
        </w:rPr>
        <w:t xml:space="preserve"> </w:t>
      </w:r>
      <w:r w:rsidR="00EB5AB4" w:rsidRPr="005E7A26">
        <w:rPr>
          <w:color w:val="000000" w:themeColor="text1"/>
        </w:rPr>
        <w:t xml:space="preserve">г. </w:t>
      </w:r>
      <w:r w:rsidR="003B1226" w:rsidRPr="005E7A26">
        <w:rPr>
          <w:color w:val="000000" w:themeColor="text1"/>
        </w:rPr>
        <w:t>включительно.</w:t>
      </w:r>
    </w:p>
    <w:p w14:paraId="6F337325" w14:textId="511FD06B" w:rsidR="003B1226" w:rsidRPr="004474AB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</w:pPr>
      <w:r w:rsidRPr="004474AB">
        <w:t xml:space="preserve">Срок </w:t>
      </w:r>
      <w:r w:rsidR="00EE172A" w:rsidRPr="004474AB">
        <w:t xml:space="preserve">прохождения </w:t>
      </w:r>
      <w:proofErr w:type="spellStart"/>
      <w:r w:rsidR="00CD619F" w:rsidRPr="004474AB">
        <w:t>квиза</w:t>
      </w:r>
      <w:proofErr w:type="spellEnd"/>
      <w:r w:rsidR="00CD619F" w:rsidRPr="004474AB">
        <w:t xml:space="preserve"> и </w:t>
      </w:r>
      <w:r w:rsidR="00EE172A" w:rsidRPr="004474AB">
        <w:t>регистрации– с 01.0</w:t>
      </w:r>
      <w:r w:rsidR="00365E67" w:rsidRPr="004474AB">
        <w:t>4</w:t>
      </w:r>
      <w:r w:rsidRPr="004474AB">
        <w:t>.202</w:t>
      </w:r>
      <w:r w:rsidR="0056627D" w:rsidRPr="004474AB">
        <w:t>6</w:t>
      </w:r>
      <w:r w:rsidR="00EB5AB4" w:rsidRPr="004474AB">
        <w:t xml:space="preserve"> г.</w:t>
      </w:r>
      <w:r w:rsidR="00EE172A" w:rsidRPr="004474AB">
        <w:t xml:space="preserve"> по </w:t>
      </w:r>
      <w:r w:rsidR="0056627D" w:rsidRPr="004474AB">
        <w:t>30</w:t>
      </w:r>
      <w:r w:rsidR="00875234" w:rsidRPr="004474AB">
        <w:t>.</w:t>
      </w:r>
      <w:r w:rsidR="0056627D" w:rsidRPr="004474AB">
        <w:t>0</w:t>
      </w:r>
      <w:r w:rsidR="00365E67" w:rsidRPr="004474AB">
        <w:t>6</w:t>
      </w:r>
      <w:r w:rsidRPr="004474AB">
        <w:t>.202</w:t>
      </w:r>
      <w:r w:rsidR="0056627D" w:rsidRPr="004474AB">
        <w:t>6</w:t>
      </w:r>
      <w:r w:rsidR="00EB5AB4" w:rsidRPr="004474AB">
        <w:t xml:space="preserve"> г.</w:t>
      </w:r>
    </w:p>
    <w:p w14:paraId="3D8C8CFE" w14:textId="08A67FC0" w:rsidR="00DF09AB" w:rsidRPr="004474AB" w:rsidRDefault="00DF09AB" w:rsidP="003B1226">
      <w:pPr>
        <w:pStyle w:val="a3"/>
        <w:tabs>
          <w:tab w:val="left" w:pos="284"/>
        </w:tabs>
        <w:spacing w:before="0" w:beforeAutospacing="0" w:after="0" w:afterAutospacing="0"/>
        <w:jc w:val="both"/>
      </w:pPr>
      <w:r w:rsidRPr="004474AB">
        <w:t>Срок покупки шин и загрузки чека на https://cashback.cordiant.ru/ с 01.0</w:t>
      </w:r>
      <w:r w:rsidR="00365E67" w:rsidRPr="004474AB">
        <w:t>4</w:t>
      </w:r>
      <w:r w:rsidRPr="004474AB">
        <w:t>.2026 г. по 30.0</w:t>
      </w:r>
      <w:r w:rsidR="00365E67" w:rsidRPr="004474AB">
        <w:t>6</w:t>
      </w:r>
      <w:r w:rsidRPr="004474AB">
        <w:t>.2026 г.</w:t>
      </w:r>
    </w:p>
    <w:p w14:paraId="23D53B31" w14:textId="31827631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Розыгрыш призов:</w:t>
      </w:r>
      <w:r w:rsidR="00DF09AB" w:rsidRPr="005E7A26">
        <w:rPr>
          <w:color w:val="000000" w:themeColor="text1"/>
        </w:rPr>
        <w:t xml:space="preserve"> </w:t>
      </w:r>
      <w:r w:rsidR="00EE172A" w:rsidRPr="005E7A26">
        <w:rPr>
          <w:color w:val="000000" w:themeColor="text1"/>
        </w:rPr>
        <w:t xml:space="preserve">с </w:t>
      </w:r>
      <w:r w:rsidR="0056627D" w:rsidRPr="005E7A26">
        <w:rPr>
          <w:color w:val="000000" w:themeColor="text1"/>
        </w:rPr>
        <w:t>01</w:t>
      </w:r>
      <w:r w:rsidR="00EE172A" w:rsidRPr="005E7A26">
        <w:rPr>
          <w:color w:val="000000" w:themeColor="text1"/>
        </w:rPr>
        <w:t>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7</w:t>
      </w:r>
      <w:r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г.</w:t>
      </w:r>
      <w:r w:rsidR="005918B8" w:rsidRPr="005E7A26">
        <w:rPr>
          <w:color w:val="000000" w:themeColor="text1"/>
        </w:rPr>
        <w:t xml:space="preserve"> по </w:t>
      </w:r>
      <w:r w:rsidR="00875234" w:rsidRPr="005E7A26">
        <w:rPr>
          <w:color w:val="000000" w:themeColor="text1"/>
        </w:rPr>
        <w:t>23.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7</w:t>
      </w:r>
      <w:r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г.</w:t>
      </w:r>
    </w:p>
    <w:p w14:paraId="464C9E3E" w14:textId="01A9363A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Срок выдачи призов — с </w:t>
      </w:r>
      <w:r w:rsidR="00EB5AB4" w:rsidRPr="005E7A26">
        <w:rPr>
          <w:color w:val="000000" w:themeColor="text1"/>
        </w:rPr>
        <w:t>24</w:t>
      </w:r>
      <w:r w:rsidR="00EE172A" w:rsidRPr="005E7A26">
        <w:rPr>
          <w:color w:val="000000" w:themeColor="text1"/>
        </w:rPr>
        <w:t>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7</w:t>
      </w:r>
      <w:r w:rsidRPr="005E7A26">
        <w:rPr>
          <w:color w:val="000000" w:themeColor="text1"/>
        </w:rPr>
        <w:t>.202</w:t>
      </w:r>
      <w:r w:rsidR="00E53FB3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г.</w:t>
      </w:r>
      <w:r w:rsidRPr="005E7A26">
        <w:rPr>
          <w:color w:val="000000" w:themeColor="text1"/>
        </w:rPr>
        <w:t xml:space="preserve"> по </w:t>
      </w:r>
      <w:r w:rsidR="001B2DC7" w:rsidRPr="005E7A26">
        <w:rPr>
          <w:color w:val="000000" w:themeColor="text1"/>
        </w:rPr>
        <w:t>31.0</w:t>
      </w:r>
      <w:r w:rsidR="00365E67" w:rsidRPr="005E7A26">
        <w:rPr>
          <w:color w:val="000000" w:themeColor="text1"/>
        </w:rPr>
        <w:t>8</w:t>
      </w:r>
      <w:r w:rsidR="00E13754" w:rsidRPr="005E7A26">
        <w:rPr>
          <w:color w:val="000000" w:themeColor="text1"/>
        </w:rPr>
        <w:t>.</w:t>
      </w:r>
      <w:r w:rsidRPr="005E7A26">
        <w:rPr>
          <w:color w:val="000000" w:themeColor="text1"/>
        </w:rPr>
        <w:t>202</w:t>
      </w:r>
      <w:r w:rsidR="0056627D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г.</w:t>
      </w:r>
    </w:p>
    <w:p w14:paraId="045F8964" w14:textId="77777777" w:rsidR="00DE11EE" w:rsidRPr="005E7A26" w:rsidRDefault="00DE11E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60268523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ОПРЕДЕЛЕНИЕ ПОБЕДИТЕЛЕЙ АКЦИИ</w:t>
      </w:r>
    </w:p>
    <w:p w14:paraId="40CE7851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Определение победителей Акции</w:t>
      </w:r>
      <w:r w:rsidR="0039788E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проводится среди участников, выполнивших все условия настоящих Правил.</w:t>
      </w:r>
    </w:p>
    <w:p w14:paraId="4BEA84C8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В течение 5 (пяти) рабочих дней после </w:t>
      </w:r>
      <w:r w:rsidR="00E13754" w:rsidRPr="005E7A26">
        <w:rPr>
          <w:color w:val="000000" w:themeColor="text1"/>
        </w:rPr>
        <w:t>ввода корректного кодового слова и прохождения регистрации</w:t>
      </w:r>
      <w:r w:rsidRPr="005E7A26">
        <w:rPr>
          <w:color w:val="000000" w:themeColor="text1"/>
        </w:rPr>
        <w:t>выгружается база всех участников</w:t>
      </w:r>
      <w:r w:rsidR="00DE11EE" w:rsidRPr="005E7A26">
        <w:rPr>
          <w:color w:val="000000" w:themeColor="text1"/>
        </w:rPr>
        <w:t>.</w:t>
      </w:r>
    </w:p>
    <w:p w14:paraId="7EF4BFD3" w14:textId="64F25540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База представляет собой Excel-файл, где каждая строка содержит данные участника: Ф.И.О., e-</w:t>
      </w:r>
      <w:proofErr w:type="spellStart"/>
      <w:r w:rsidRPr="005E7A26">
        <w:rPr>
          <w:color w:val="000000" w:themeColor="text1"/>
        </w:rPr>
        <w:t>mail</w:t>
      </w:r>
      <w:proofErr w:type="spellEnd"/>
      <w:r w:rsidR="00CA3A9F" w:rsidRPr="005E7A26">
        <w:rPr>
          <w:color w:val="000000" w:themeColor="text1"/>
        </w:rPr>
        <w:t>, телефон</w:t>
      </w:r>
      <w:r w:rsidRPr="005E7A26">
        <w:rPr>
          <w:color w:val="000000" w:themeColor="text1"/>
        </w:rPr>
        <w:t>. Штатной функцией Excel каждой строке присваивается случайный номер в диапазоне от единицы до числа общего количества участников +1. База сортируется по колонке с присвоенными номерами, исключая первую строку с заголовками колонок. Полученные порядковые номера участвуют в определении обладателей призов, учрежденных для Акции.</w:t>
      </w:r>
    </w:p>
    <w:p w14:paraId="0E6FF352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Призеры определяются по формуле:</w:t>
      </w:r>
    </w:p>
    <w:p w14:paraId="77D65964" w14:textId="0C7F1FD3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N = Q/</w:t>
      </w:r>
      <w:r w:rsidR="00CA3A9F" w:rsidRPr="005E7A26">
        <w:rPr>
          <w:color w:val="000000" w:themeColor="text1"/>
        </w:rPr>
        <w:t>8</w:t>
      </w:r>
      <w:r w:rsidR="003364AD" w:rsidRPr="005E7A26">
        <w:rPr>
          <w:color w:val="000000" w:themeColor="text1"/>
        </w:rPr>
        <w:t>,</w:t>
      </w:r>
      <w:r w:rsidRPr="005E7A26">
        <w:rPr>
          <w:color w:val="000000" w:themeColor="text1"/>
        </w:rPr>
        <w:t xml:space="preserve"> где N – определяемое число, Q – общее количество участников </w:t>
      </w:r>
      <w:r w:rsidR="001D7F8D" w:rsidRPr="005E7A26">
        <w:rPr>
          <w:color w:val="000000" w:themeColor="text1"/>
        </w:rPr>
        <w:t>Акции</w:t>
      </w:r>
      <w:r w:rsidRPr="005E7A26">
        <w:rPr>
          <w:color w:val="000000" w:themeColor="text1"/>
        </w:rPr>
        <w:t xml:space="preserve">, </w:t>
      </w:r>
      <w:r w:rsidR="00CA3A9F" w:rsidRPr="005E7A26">
        <w:rPr>
          <w:color w:val="000000" w:themeColor="text1"/>
        </w:rPr>
        <w:t>8</w:t>
      </w:r>
      <w:r w:rsidRPr="005E7A26">
        <w:rPr>
          <w:color w:val="000000" w:themeColor="text1"/>
        </w:rPr>
        <w:t xml:space="preserve"> – общее количество призов Акции.</w:t>
      </w:r>
    </w:p>
    <w:p w14:paraId="753051E7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Если N – целое число, то призерами становятся участники с порядковыми номерами в базе, кратными N.</w:t>
      </w:r>
    </w:p>
    <w:p w14:paraId="59C2FF6E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Если N – дробное число, то оно округляется с недостатком, и выигравшими становятся участники с порядковыми номерами в базе, кратными N.</w:t>
      </w:r>
    </w:p>
    <w:p w14:paraId="28CE0A2F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Призы Акции распределяются среди победителей последовательно, в порядке их анонсирования в пункте «Призовой фонд» настоящих Правил. Призы, их наименование и количество анонсируются на промостранице https://cordiant.autogoda.ru/с описанием Акции.</w:t>
      </w:r>
    </w:p>
    <w:p w14:paraId="03698425" w14:textId="77777777" w:rsidR="00DE11EE" w:rsidRPr="005E7A26" w:rsidRDefault="00DE11E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01FF3578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ПЕРИОД ОПРЕДЕЛЕНИЯ ПОБЕДИТЕЛЕЙ АКЦИИ</w:t>
      </w:r>
    </w:p>
    <w:p w14:paraId="36B2EEA6" w14:textId="5E593363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Победители будут определены в</w:t>
      </w:r>
      <w:r w:rsidR="00365E67" w:rsidRPr="005E7A26">
        <w:rPr>
          <w:color w:val="000000" w:themeColor="text1"/>
        </w:rPr>
        <w:t xml:space="preserve"> </w:t>
      </w:r>
      <w:r w:rsidR="00EB5AB4" w:rsidRPr="005E7A26">
        <w:rPr>
          <w:color w:val="000000" w:themeColor="text1"/>
        </w:rPr>
        <w:t xml:space="preserve">период </w:t>
      </w:r>
      <w:r w:rsidR="003C7DB8" w:rsidRPr="005E7A26">
        <w:rPr>
          <w:color w:val="000000" w:themeColor="text1"/>
        </w:rPr>
        <w:t xml:space="preserve">с </w:t>
      </w:r>
      <w:r w:rsidR="0056627D" w:rsidRPr="005E7A26">
        <w:rPr>
          <w:color w:val="000000" w:themeColor="text1"/>
        </w:rPr>
        <w:t>01</w:t>
      </w:r>
      <w:r w:rsidR="003C7DB8" w:rsidRPr="005E7A26">
        <w:rPr>
          <w:color w:val="000000" w:themeColor="text1"/>
        </w:rPr>
        <w:t>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7</w:t>
      </w:r>
      <w:r w:rsidR="00EB5AB4"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г.</w:t>
      </w:r>
      <w:r w:rsidR="005918B8" w:rsidRPr="005E7A26">
        <w:rPr>
          <w:color w:val="000000" w:themeColor="text1"/>
        </w:rPr>
        <w:t xml:space="preserve"> по </w:t>
      </w:r>
      <w:r w:rsidR="005F0583" w:rsidRPr="005E7A26">
        <w:rPr>
          <w:color w:val="000000" w:themeColor="text1"/>
        </w:rPr>
        <w:t>23.</w:t>
      </w:r>
      <w:r w:rsidR="0056627D" w:rsidRPr="005E7A26">
        <w:rPr>
          <w:color w:val="000000" w:themeColor="text1"/>
        </w:rPr>
        <w:t>0</w:t>
      </w:r>
      <w:r w:rsidR="00365E67" w:rsidRPr="005E7A26">
        <w:rPr>
          <w:color w:val="000000" w:themeColor="text1"/>
        </w:rPr>
        <w:t>7</w:t>
      </w:r>
      <w:r w:rsidR="00EB5AB4" w:rsidRPr="005E7A26">
        <w:rPr>
          <w:color w:val="000000" w:themeColor="text1"/>
        </w:rPr>
        <w:t>.202</w:t>
      </w:r>
      <w:r w:rsidR="0056627D" w:rsidRPr="005E7A26">
        <w:rPr>
          <w:color w:val="000000" w:themeColor="text1"/>
        </w:rPr>
        <w:t>6</w:t>
      </w:r>
      <w:r w:rsidR="00EB5AB4" w:rsidRPr="005E7A26">
        <w:rPr>
          <w:color w:val="000000" w:themeColor="text1"/>
        </w:rPr>
        <w:t xml:space="preserve"> г</w:t>
      </w:r>
      <w:r w:rsidRPr="005E7A26">
        <w:rPr>
          <w:color w:val="000000" w:themeColor="text1"/>
        </w:rPr>
        <w:t>.</w:t>
      </w:r>
    </w:p>
    <w:p w14:paraId="097A16AD" w14:textId="4ED96E6E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Информация о победителях будет </w:t>
      </w:r>
      <w:r w:rsidR="008055A9" w:rsidRPr="005E7A26">
        <w:rPr>
          <w:color w:val="000000" w:themeColor="text1"/>
        </w:rPr>
        <w:t>о</w:t>
      </w:r>
      <w:r w:rsidRPr="005E7A26">
        <w:rPr>
          <w:color w:val="000000" w:themeColor="text1"/>
        </w:rPr>
        <w:t>публикована на промостранице Акции https://cordiant.autogoda.ru/ в</w:t>
      </w:r>
      <w:r w:rsidR="004F6F10" w:rsidRPr="005E7A26">
        <w:rPr>
          <w:color w:val="000000" w:themeColor="text1"/>
        </w:rPr>
        <w:t xml:space="preserve"> </w:t>
      </w:r>
      <w:r w:rsidR="00EB017C" w:rsidRPr="005E7A26">
        <w:rPr>
          <w:rStyle w:val="a4"/>
          <w:color w:val="000000" w:themeColor="text1"/>
          <w:u w:val="none"/>
        </w:rPr>
        <w:t xml:space="preserve">течение </w:t>
      </w:r>
      <w:r w:rsidR="00A40FCB" w:rsidRPr="005E7A26">
        <w:rPr>
          <w:rStyle w:val="a4"/>
          <w:color w:val="000000" w:themeColor="text1"/>
          <w:u w:val="none"/>
        </w:rPr>
        <w:t xml:space="preserve">пяти </w:t>
      </w:r>
      <w:r w:rsidR="00E13754" w:rsidRPr="005E7A26">
        <w:rPr>
          <w:rStyle w:val="a4"/>
          <w:color w:val="000000" w:themeColor="text1"/>
          <w:u w:val="none"/>
        </w:rPr>
        <w:t>рабочих дней</w:t>
      </w:r>
      <w:r w:rsidR="001B2DC7" w:rsidRPr="005E7A26">
        <w:rPr>
          <w:rStyle w:val="a4"/>
          <w:color w:val="000000" w:themeColor="text1"/>
          <w:u w:val="none"/>
        </w:rPr>
        <w:t xml:space="preserve"> с момента </w:t>
      </w:r>
      <w:r w:rsidR="00365E67" w:rsidRPr="005E7A26">
        <w:rPr>
          <w:rStyle w:val="a4"/>
          <w:color w:val="000000" w:themeColor="text1"/>
          <w:u w:val="none"/>
        </w:rPr>
        <w:t>розыгрыша</w:t>
      </w:r>
      <w:r w:rsidR="008055A9" w:rsidRPr="005E7A26">
        <w:rPr>
          <w:rStyle w:val="a4"/>
          <w:color w:val="000000" w:themeColor="text1"/>
          <w:u w:val="none"/>
        </w:rPr>
        <w:t>.</w:t>
      </w:r>
    </w:p>
    <w:p w14:paraId="2BC49017" w14:textId="21DA1BB1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Победители уведомляются о выигрыше путем отправки сообщения на электронную почту, указанную ими при регистрации на промостранице https://cordiant.autogoda.ru/в течение </w:t>
      </w:r>
      <w:r w:rsidR="008055A9" w:rsidRPr="005E7A26">
        <w:rPr>
          <w:color w:val="000000" w:themeColor="text1"/>
        </w:rPr>
        <w:t>1</w:t>
      </w:r>
      <w:r w:rsidRPr="005E7A26">
        <w:rPr>
          <w:color w:val="000000" w:themeColor="text1"/>
        </w:rPr>
        <w:t xml:space="preserve"> (</w:t>
      </w:r>
      <w:r w:rsidR="008055A9" w:rsidRPr="005E7A26">
        <w:rPr>
          <w:color w:val="000000" w:themeColor="text1"/>
        </w:rPr>
        <w:t>одного</w:t>
      </w:r>
      <w:r w:rsidRPr="005E7A26">
        <w:rPr>
          <w:color w:val="000000" w:themeColor="text1"/>
        </w:rPr>
        <w:t xml:space="preserve">) </w:t>
      </w:r>
      <w:r w:rsidR="008055A9" w:rsidRPr="005E7A26">
        <w:rPr>
          <w:color w:val="000000" w:themeColor="text1"/>
        </w:rPr>
        <w:t>рабочего дня</w:t>
      </w:r>
      <w:r w:rsidRPr="005E7A26">
        <w:rPr>
          <w:color w:val="000000" w:themeColor="text1"/>
        </w:rPr>
        <w:t xml:space="preserve">с момента определения призеров. Призеры обязаны прислать свои паспортные и контактные данные, необходимые для почтовой или курьерской отправки приза, в течение </w:t>
      </w:r>
      <w:r w:rsidR="008055A9" w:rsidRPr="005E7A26">
        <w:rPr>
          <w:color w:val="000000" w:themeColor="text1"/>
        </w:rPr>
        <w:t>2</w:t>
      </w:r>
      <w:r w:rsidRPr="005E7A26">
        <w:rPr>
          <w:color w:val="000000" w:themeColor="text1"/>
        </w:rPr>
        <w:t>(</w:t>
      </w:r>
      <w:r w:rsidR="008055A9" w:rsidRPr="005E7A26">
        <w:rPr>
          <w:color w:val="000000" w:themeColor="text1"/>
        </w:rPr>
        <w:t>двух</w:t>
      </w:r>
      <w:r w:rsidRPr="005E7A26">
        <w:rPr>
          <w:color w:val="000000" w:themeColor="text1"/>
        </w:rPr>
        <w:t>) рабочих дней со дня уведомления. В случае не предоставления документов и/или одного из них Участник утрачивает право на получение приза.</w:t>
      </w:r>
    </w:p>
    <w:p w14:paraId="2ED88066" w14:textId="77777777" w:rsidR="00DE11EE" w:rsidRPr="005E7A26" w:rsidRDefault="00DE11E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42C28BD1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СРОКИ И ПОРЯДОК ВЫДАЧИ ПРИЗОВ</w:t>
      </w:r>
    </w:p>
    <w:p w14:paraId="56BB329B" w14:textId="14228F84" w:rsidR="003F0620" w:rsidRPr="005E7A26" w:rsidRDefault="003F0620" w:rsidP="003F0620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По всем вопросам </w:t>
      </w:r>
      <w:r w:rsidR="00E53FB3" w:rsidRPr="005E7A26">
        <w:rPr>
          <w:color w:val="000000" w:themeColor="text1"/>
        </w:rPr>
        <w:t>использова</w:t>
      </w:r>
      <w:r w:rsidRPr="005E7A26">
        <w:rPr>
          <w:color w:val="000000" w:themeColor="text1"/>
        </w:rPr>
        <w:t>ния кешбэка обращаться к Партнеру Акции по телефону горячей линии АО «</w:t>
      </w:r>
      <w:proofErr w:type="spellStart"/>
      <w:r w:rsidRPr="005E7A26">
        <w:rPr>
          <w:color w:val="000000" w:themeColor="text1"/>
        </w:rPr>
        <w:t>Кордиант</w:t>
      </w:r>
      <w:proofErr w:type="spellEnd"/>
      <w:r w:rsidRPr="005E7A26">
        <w:rPr>
          <w:color w:val="000000" w:themeColor="text1"/>
        </w:rPr>
        <w:t>»: 8 (800) 333-50-30 или по почте cordiant@autogoda.ru в срок до</w:t>
      </w:r>
      <w:ins w:id="5" w:author="Microsoft" w:date="2026-03-31T11:36:00Z">
        <w:r w:rsidR="0028784F">
          <w:rPr>
            <w:color w:val="000000" w:themeColor="text1"/>
          </w:rPr>
          <w:t xml:space="preserve"> </w:t>
        </w:r>
      </w:ins>
      <w:r w:rsidRPr="005E7A26">
        <w:rPr>
          <w:color w:val="000000" w:themeColor="text1"/>
        </w:rPr>
        <w:t xml:space="preserve"> </w:t>
      </w:r>
      <w:del w:id="6" w:author="Microsoft" w:date="2026-03-31T11:36:00Z">
        <w:r w:rsidR="00BD02B8" w:rsidRPr="005E7A26" w:rsidDel="0028784F">
          <w:rPr>
            <w:color w:val="000000" w:themeColor="text1"/>
          </w:rPr>
          <w:delText>_</w:delText>
        </w:r>
      </w:del>
      <w:r w:rsidR="00E53FB3" w:rsidRPr="005E7A26">
        <w:rPr>
          <w:color w:val="000000" w:themeColor="text1"/>
        </w:rPr>
        <w:t>31.07</w:t>
      </w:r>
      <w:del w:id="7" w:author="Microsoft" w:date="2026-03-31T11:36:00Z">
        <w:r w:rsidR="00BD02B8" w:rsidRPr="005E7A26" w:rsidDel="0028784F">
          <w:rPr>
            <w:color w:val="000000" w:themeColor="text1"/>
          </w:rPr>
          <w:delText>_</w:delText>
        </w:r>
      </w:del>
      <w:r w:rsidRPr="005E7A26">
        <w:rPr>
          <w:color w:val="000000" w:themeColor="text1"/>
        </w:rPr>
        <w:t>.202</w:t>
      </w:r>
      <w:r w:rsidR="00BD02B8" w:rsidRPr="005E7A26">
        <w:rPr>
          <w:color w:val="000000" w:themeColor="text1"/>
        </w:rPr>
        <w:t>6</w:t>
      </w:r>
      <w:r w:rsidRPr="005E7A26">
        <w:rPr>
          <w:color w:val="000000" w:themeColor="text1"/>
        </w:rPr>
        <w:t xml:space="preserve"> г.</w:t>
      </w:r>
    </w:p>
    <w:p w14:paraId="3C7AA4B2" w14:textId="0DEB10E3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Выдача призов для жителей Москвы и Московской области осуществляется</w:t>
      </w:r>
      <w:r w:rsidR="0018705C" w:rsidRPr="005E7A26">
        <w:rPr>
          <w:color w:val="000000" w:themeColor="text1"/>
        </w:rPr>
        <w:t xml:space="preserve"> в Центре выдачи призов </w:t>
      </w:r>
      <w:r w:rsidR="0056627D" w:rsidRPr="005E7A26">
        <w:rPr>
          <w:color w:val="000000" w:themeColor="text1"/>
        </w:rPr>
        <w:t xml:space="preserve">до </w:t>
      </w:r>
      <w:r w:rsidR="001B2DC7" w:rsidRPr="005E7A26">
        <w:rPr>
          <w:color w:val="000000" w:themeColor="text1"/>
        </w:rPr>
        <w:t>31.0</w:t>
      </w:r>
      <w:r w:rsidR="00E53FB3" w:rsidRPr="005E7A26">
        <w:rPr>
          <w:color w:val="000000" w:themeColor="text1"/>
        </w:rPr>
        <w:t>8</w:t>
      </w:r>
      <w:r w:rsidR="00493D9D" w:rsidRPr="005E7A26">
        <w:rPr>
          <w:color w:val="000000" w:themeColor="text1"/>
        </w:rPr>
        <w:t>.</w:t>
      </w:r>
      <w:r w:rsidRPr="005E7A26">
        <w:rPr>
          <w:color w:val="000000" w:themeColor="text1"/>
        </w:rPr>
        <w:t>202</w:t>
      </w:r>
      <w:r w:rsidR="0056627D" w:rsidRPr="005E7A26">
        <w:rPr>
          <w:color w:val="000000" w:themeColor="text1"/>
        </w:rPr>
        <w:t>6</w:t>
      </w:r>
      <w:r w:rsidR="001313A9" w:rsidRPr="005E7A26">
        <w:rPr>
          <w:color w:val="000000" w:themeColor="text1"/>
        </w:rPr>
        <w:t xml:space="preserve"> г</w:t>
      </w:r>
      <w:r w:rsidRPr="005E7A26">
        <w:rPr>
          <w:color w:val="000000" w:themeColor="text1"/>
        </w:rPr>
        <w:t>.</w:t>
      </w:r>
    </w:p>
    <w:p w14:paraId="480D1D5A" w14:textId="51430AC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Для получения п</w:t>
      </w:r>
      <w:r w:rsidR="0018705C" w:rsidRPr="005E7A26">
        <w:rPr>
          <w:color w:val="000000" w:themeColor="text1"/>
        </w:rPr>
        <w:t xml:space="preserve">риза Победитель (в срок до </w:t>
      </w:r>
      <w:r w:rsidR="001B2DC7" w:rsidRPr="005E7A26">
        <w:rPr>
          <w:color w:val="000000" w:themeColor="text1"/>
        </w:rPr>
        <w:t>31.0</w:t>
      </w:r>
      <w:r w:rsidR="00E53FB3" w:rsidRPr="005E7A26">
        <w:rPr>
          <w:color w:val="000000" w:themeColor="text1"/>
        </w:rPr>
        <w:t>8</w:t>
      </w:r>
      <w:r w:rsidR="00493D9D" w:rsidRPr="005E7A26">
        <w:rPr>
          <w:color w:val="000000" w:themeColor="text1"/>
        </w:rPr>
        <w:t>.</w:t>
      </w:r>
      <w:r w:rsidRPr="005E7A26">
        <w:rPr>
          <w:color w:val="000000" w:themeColor="text1"/>
        </w:rPr>
        <w:t>202</w:t>
      </w:r>
      <w:r w:rsidR="0056627D" w:rsidRPr="005E7A26">
        <w:rPr>
          <w:color w:val="000000" w:themeColor="text1"/>
        </w:rPr>
        <w:t>6</w:t>
      </w:r>
      <w:r w:rsidR="00493D9D" w:rsidRPr="005E7A26">
        <w:rPr>
          <w:color w:val="000000" w:themeColor="text1"/>
        </w:rPr>
        <w:t xml:space="preserve"> г.</w:t>
      </w:r>
      <w:r w:rsidRPr="005E7A26">
        <w:rPr>
          <w:color w:val="000000" w:themeColor="text1"/>
        </w:rPr>
        <w:t xml:space="preserve"> включительно) обращается в Центр выдачи призов, расположенный по адресу: г. Москва, Давыдковская ул., д. 12, стр. 7, офис 23, с понедельника по четверг – с 10:00 до 19:00, в пятницу – с 10:00 до 18:00 (время московское). </w:t>
      </w:r>
    </w:p>
    <w:p w14:paraId="3A2BD39F" w14:textId="4BC27C33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lastRenderedPageBreak/>
        <w:t>При получении приза в Центре выдачи призов Победитель обязан предъявить Организатору документ, удостоверяющий его личность (паспорт гражданина РФ, загранпаспорт). В случае не предоставления документов и/или одного из них Участник утрачивает право на получение приза.</w:t>
      </w:r>
    </w:p>
    <w:p w14:paraId="3E625101" w14:textId="0F9E115B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Отправка призов иногородним Победите</w:t>
      </w:r>
      <w:r w:rsidR="0018705C" w:rsidRPr="005E7A26">
        <w:rPr>
          <w:color w:val="000000" w:themeColor="text1"/>
        </w:rPr>
        <w:t xml:space="preserve">лям производится почтой до </w:t>
      </w:r>
      <w:r w:rsidR="001B2DC7" w:rsidRPr="005E7A26">
        <w:rPr>
          <w:color w:val="000000" w:themeColor="text1"/>
        </w:rPr>
        <w:t>31.0</w:t>
      </w:r>
      <w:r w:rsidR="00E53FB3" w:rsidRPr="005E7A26">
        <w:rPr>
          <w:color w:val="000000" w:themeColor="text1"/>
        </w:rPr>
        <w:t>8</w:t>
      </w:r>
      <w:r w:rsidR="00493D9D" w:rsidRPr="005E7A26">
        <w:rPr>
          <w:color w:val="000000" w:themeColor="text1"/>
        </w:rPr>
        <w:t>.</w:t>
      </w:r>
      <w:r w:rsidRPr="005E7A26">
        <w:rPr>
          <w:color w:val="000000" w:themeColor="text1"/>
        </w:rPr>
        <w:t>202</w:t>
      </w:r>
      <w:r w:rsidR="0056627D" w:rsidRPr="005E7A26">
        <w:rPr>
          <w:color w:val="000000" w:themeColor="text1"/>
        </w:rPr>
        <w:t>6</w:t>
      </w:r>
      <w:r w:rsidR="00493D9D" w:rsidRPr="005E7A26">
        <w:rPr>
          <w:color w:val="000000" w:themeColor="text1"/>
        </w:rPr>
        <w:t xml:space="preserve"> г.</w:t>
      </w:r>
      <w:r w:rsidRPr="005E7A26">
        <w:rPr>
          <w:color w:val="000000" w:themeColor="text1"/>
        </w:rPr>
        <w:t xml:space="preserve"> на адрес, указанный ими в письме Организатору.</w:t>
      </w:r>
    </w:p>
    <w:p w14:paraId="5CCA6FD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Выплата денежного эквивалента стоимости призов Акции, не производятся.</w:t>
      </w:r>
    </w:p>
    <w:p w14:paraId="5D30D109" w14:textId="03525719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Все не востребованные до </w:t>
      </w:r>
      <w:r w:rsidR="001B2DC7" w:rsidRPr="005E7A26">
        <w:rPr>
          <w:color w:val="000000" w:themeColor="text1"/>
        </w:rPr>
        <w:t>31.0</w:t>
      </w:r>
      <w:r w:rsidR="00E53FB3" w:rsidRPr="005E7A26">
        <w:rPr>
          <w:color w:val="000000" w:themeColor="text1"/>
        </w:rPr>
        <w:t>8</w:t>
      </w:r>
      <w:r w:rsidR="00493D9D" w:rsidRPr="005E7A26">
        <w:rPr>
          <w:color w:val="000000" w:themeColor="text1"/>
        </w:rPr>
        <w:t>.</w:t>
      </w:r>
      <w:r w:rsidRPr="005E7A26">
        <w:rPr>
          <w:color w:val="000000" w:themeColor="text1"/>
        </w:rPr>
        <w:t>202</w:t>
      </w:r>
      <w:r w:rsidR="0056627D" w:rsidRPr="005E7A26">
        <w:rPr>
          <w:color w:val="000000" w:themeColor="text1"/>
        </w:rPr>
        <w:t>6</w:t>
      </w:r>
      <w:r w:rsidR="001327D8" w:rsidRPr="005E7A26">
        <w:rPr>
          <w:color w:val="000000" w:themeColor="text1"/>
        </w:rPr>
        <w:t xml:space="preserve"> г.</w:t>
      </w:r>
      <w:r w:rsidRPr="005E7A26">
        <w:rPr>
          <w:color w:val="000000" w:themeColor="text1"/>
        </w:rPr>
        <w:t xml:space="preserve"> включительно призы Акции остаются в распоряжении Организатора.</w:t>
      </w:r>
    </w:p>
    <w:p w14:paraId="34D028E0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Победитель несет ответственность за достоверность предоставленной информации.</w:t>
      </w:r>
    </w:p>
    <w:p w14:paraId="30BCF4B7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В течение Акции Участник может узнать всю необходимую информацию на промостранице https://cordiant.autogoda.ru/.</w:t>
      </w:r>
    </w:p>
    <w:p w14:paraId="5C04D410" w14:textId="77777777" w:rsidR="00493D9D" w:rsidRPr="005E7A26" w:rsidRDefault="00493D9D" w:rsidP="00493D9D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По всем вопросам получения кешбэка обращаться к Партнеру Акции по телефону горячей линии АО «</w:t>
      </w:r>
      <w:proofErr w:type="spellStart"/>
      <w:r w:rsidRPr="005E7A26">
        <w:rPr>
          <w:color w:val="000000" w:themeColor="text1"/>
        </w:rPr>
        <w:t>Кордиант</w:t>
      </w:r>
      <w:proofErr w:type="spellEnd"/>
      <w:r w:rsidRPr="005E7A26">
        <w:rPr>
          <w:color w:val="000000" w:themeColor="text1"/>
        </w:rPr>
        <w:t>»: 8 (800) 333-50-30 ил</w:t>
      </w:r>
      <w:r w:rsidR="008F67F0" w:rsidRPr="005E7A26">
        <w:rPr>
          <w:color w:val="000000" w:themeColor="text1"/>
        </w:rPr>
        <w:t>и по почте cordiant@autogoda.ru.</w:t>
      </w:r>
    </w:p>
    <w:p w14:paraId="404863DF" w14:textId="77777777" w:rsidR="00493D9D" w:rsidRPr="005E7A26" w:rsidRDefault="00493D9D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342C37BB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ПРАВА И ОБЯЗАННОСТИ УЧАСТНИКОВ АКЦИИ</w:t>
      </w:r>
    </w:p>
    <w:p w14:paraId="1F62D2FB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При проведении регистрации Пользователя на https://cordiant.autogoda.ru/ в качестве Участника ему будет предложено дать согласие на обработку персональных данных. Регистрация Клиента в качестве Участника не может быть осуществлена в случае отказа Клиента от предоставления согласия на обработку своих персональных данных.</w:t>
      </w:r>
    </w:p>
    <w:p w14:paraId="2D44BD0E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Участник Акции</w:t>
      </w:r>
      <w:r w:rsidR="005F0583" w:rsidRPr="005E7A26">
        <w:rPr>
          <w:color w:val="000000" w:themeColor="text1"/>
        </w:rPr>
        <w:t xml:space="preserve"> </w:t>
      </w:r>
      <w:r w:rsidRPr="005E7A26">
        <w:rPr>
          <w:color w:val="000000" w:themeColor="text1"/>
        </w:rPr>
        <w:t>в любой момент может отозвать согласие на обработку своих персональных данных путем направления письменного заявления Организатору Акции на электронную почту: ag@autogoda.ru или cordiant@autogoda.ru.</w:t>
      </w:r>
    </w:p>
    <w:p w14:paraId="41157BB5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Участник Акции, выигравший приз, вправе отказаться от него в любой момент до его получения путем направления в адрес Организатора соответствующего письменного отказа от приза Акции.</w:t>
      </w:r>
    </w:p>
    <w:p w14:paraId="70379C61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В случае отказа от получения приза Акции Участник автоматически утрачивает все права на получение приза, предоставленные ему как победителю Акции.</w:t>
      </w:r>
    </w:p>
    <w:p w14:paraId="207715F9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В соответствии с п. 2 ст. 224 и п. 28 ст. 217 части II Налогового кодекса РФ стоимость выигрышей и призов, полученных в мероприятиях, проводимых в целях рекламы товаров (работ, услуг), превышающая 4000 (четыре тысячи) рублей 00 копеек, подлежит налогообложению НДФЛ по ставке 35%. Обладатели призов Акции самостоятельно оплачивают все налоги. Организатор Акции в соответствии с действующим законодательством РФ уведомляет налоговые органы о лицах, ставших обладателями призов Акции.</w:t>
      </w:r>
    </w:p>
    <w:p w14:paraId="1392B81E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Организатор/Партнер гарантирует неразглашение конфиденциальной информации об их персональных данных, ставших известными им в ходе проведения Акции.</w:t>
      </w:r>
    </w:p>
    <w:p w14:paraId="7EAE156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Участник Акции несет ответственность за достоверность предоставленных персональных данных. Указанные участником Акции данные должны быть подтверждены им документально по запросу Организатора и/или при получении приза. Отказ от документального подтверждения указанных Участником данных влечет исключение отказавшегося лица из списка победителей Акции.</w:t>
      </w:r>
    </w:p>
    <w:p w14:paraId="77776388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Организатор оставляет за собой право по своему собственному усмотрению отказать в выдаче приза в случае выявления фактов предоставления недостоверной информации при регистрации и/или совершении иных действий, повлекших искажение результатов выигрыша, или обнаружении обманных действий Участника Акции, направленных на увеличение возможности выигрыша и/или нарушения правил Акции.</w:t>
      </w:r>
    </w:p>
    <w:p w14:paraId="3A326040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Организатор вправе не вступать в письменные переговоры либо иные контакты с участниками Акции, кроме случаев, предусмотренных настоящими Правилами и действующим законодательством.</w:t>
      </w:r>
    </w:p>
    <w:p w14:paraId="39A35D3A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Участники Акции при получении призов Акции обязуются заполнить и подписать документы, необходимые для надлежащего оформления вручения призов Акции, в том числе расписку о получении приза/отказе от приза.</w:t>
      </w:r>
    </w:p>
    <w:p w14:paraId="4B3C5C1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Участник Акции вправе запрашивать у Организатора информацию об Акции. Запрашиваемая информация предоставляется Организатором в форме, соответствующей типу обращения </w:t>
      </w:r>
      <w:r w:rsidRPr="005E7A26">
        <w:rPr>
          <w:color w:val="000000" w:themeColor="text1"/>
        </w:rPr>
        <w:lastRenderedPageBreak/>
        <w:t>участника Акции (обращение на электронную почту: ag@autogoda.ru или cordiant@autogoda.ru).</w:t>
      </w:r>
    </w:p>
    <w:p w14:paraId="65A53538" w14:textId="77777777" w:rsidR="00DE11EE" w:rsidRPr="005E7A26" w:rsidRDefault="00DE11EE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</w:p>
    <w:p w14:paraId="0DF789E7" w14:textId="77777777" w:rsidR="003B1226" w:rsidRPr="005E7A26" w:rsidRDefault="003B1226" w:rsidP="003B1226">
      <w:pPr>
        <w:pStyle w:val="a3"/>
        <w:numPr>
          <w:ilvl w:val="0"/>
          <w:numId w:val="3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color w:val="000000" w:themeColor="text1"/>
        </w:rPr>
      </w:pPr>
      <w:r w:rsidRPr="005E7A26">
        <w:rPr>
          <w:color w:val="000000" w:themeColor="text1"/>
        </w:rPr>
        <w:t>ЗАКЛЮЧИТЕЛЬНЫЕ ПОЛОЖЕНИЯ</w:t>
      </w:r>
    </w:p>
    <w:p w14:paraId="6C720D40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Совершение Участником действий, направленных на участие в Акции</w:t>
      </w:r>
      <w:r w:rsidR="0039788E" w:rsidRPr="005E7A26">
        <w:rPr>
          <w:color w:val="000000" w:themeColor="text1"/>
        </w:rPr>
        <w:t xml:space="preserve">, </w:t>
      </w:r>
      <w:r w:rsidRPr="005E7A26">
        <w:rPr>
          <w:color w:val="000000" w:themeColor="text1"/>
        </w:rPr>
        <w:t>признается подтверждением того, что Участник ознакомлен и полностью согласен с настоящими Правилами проведения Акции.</w:t>
      </w:r>
    </w:p>
    <w:p w14:paraId="6E73422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 xml:space="preserve">Срок </w:t>
      </w:r>
      <w:r w:rsidR="005A4D2F" w:rsidRPr="005E7A26">
        <w:rPr>
          <w:color w:val="000000" w:themeColor="text1"/>
        </w:rPr>
        <w:t>обработки</w:t>
      </w:r>
      <w:r w:rsidR="00DE11EE" w:rsidRPr="005E7A26">
        <w:rPr>
          <w:color w:val="000000" w:themeColor="text1"/>
        </w:rPr>
        <w:t xml:space="preserve">Организатором </w:t>
      </w:r>
      <w:r w:rsidRPr="005E7A26">
        <w:rPr>
          <w:color w:val="000000" w:themeColor="text1"/>
        </w:rPr>
        <w:t xml:space="preserve">персональных данных участников Акции </w:t>
      </w:r>
      <w:r w:rsidR="005A4D2F" w:rsidRPr="005E7A26">
        <w:rPr>
          <w:color w:val="000000" w:themeColor="text1"/>
        </w:rPr>
        <w:t>ограничивается сроком достижения цели обработки персональных данных</w:t>
      </w:r>
      <w:r w:rsidRPr="005E7A26">
        <w:rPr>
          <w:color w:val="000000" w:themeColor="text1"/>
        </w:rPr>
        <w:t>.</w:t>
      </w:r>
    </w:p>
    <w:p w14:paraId="56BD3C83" w14:textId="77777777" w:rsidR="003B1226" w:rsidRPr="005E7A26" w:rsidRDefault="003B1226" w:rsidP="003B1226">
      <w:pPr>
        <w:pStyle w:val="a3"/>
        <w:tabs>
          <w:tab w:val="left" w:pos="284"/>
        </w:tabs>
        <w:spacing w:before="0" w:beforeAutospacing="0" w:after="0" w:afterAutospacing="0"/>
        <w:jc w:val="both"/>
        <w:rPr>
          <w:color w:val="000000" w:themeColor="text1"/>
        </w:rPr>
      </w:pPr>
      <w:r w:rsidRPr="005E7A26">
        <w:rPr>
          <w:color w:val="000000" w:themeColor="text1"/>
        </w:rPr>
        <w:t>Организатор оставляет за собой право изменить условия Акции, сроки ее проведения, состав и количество призового фонда, а также аннулировать Акцию в любое время. Информацию об этом Организатор размещает на промостранице Акции https://cordiant.autogoda.ru/ не позднее одного календарного дня до изменения.</w:t>
      </w:r>
    </w:p>
    <w:p w14:paraId="34C75AE9" w14:textId="77777777" w:rsidR="00987A2B" w:rsidRPr="005E7A26" w:rsidRDefault="00987A2B" w:rsidP="00987A2B">
      <w:pPr>
        <w:pStyle w:val="a7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F77702" w14:textId="77777777" w:rsidR="00987A2B" w:rsidRPr="005E7A26" w:rsidRDefault="00987A2B" w:rsidP="00987A2B">
      <w:pPr>
        <w:pStyle w:val="a7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9D63D0" w14:textId="77777777" w:rsidR="00987A2B" w:rsidRPr="005E7A26" w:rsidRDefault="00987A2B" w:rsidP="00987A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20" w:after="2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4934"/>
      </w:tblGrid>
      <w:tr w:rsidR="005E7A26" w:rsidRPr="005E7A26" w14:paraId="14EDD198" w14:textId="77777777" w:rsidTr="000426A8">
        <w:tc>
          <w:tcPr>
            <w:tcW w:w="4934" w:type="dxa"/>
          </w:tcPr>
          <w:p w14:paraId="6F0B0577" w14:textId="77777777" w:rsidR="000426A8" w:rsidRPr="005E7A26" w:rsidRDefault="000426A8" w:rsidP="00732E9D">
            <w:pPr>
              <w:tabs>
                <w:tab w:val="left" w:pos="567"/>
              </w:tabs>
              <w:spacing w:after="0" w:line="240" w:lineRule="atLeast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E7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Генеральный директор</w:t>
            </w:r>
          </w:p>
          <w:p w14:paraId="14DD9D72" w14:textId="77777777" w:rsidR="000426A8" w:rsidRPr="005E7A26" w:rsidRDefault="000426A8" w:rsidP="00732E9D">
            <w:pPr>
              <w:tabs>
                <w:tab w:val="left" w:pos="567"/>
              </w:tabs>
              <w:spacing w:after="0" w:line="240" w:lineRule="atLeast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E7A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ООО «Премия АГ»</w:t>
            </w:r>
          </w:p>
        </w:tc>
      </w:tr>
      <w:tr w:rsidR="005E7A26" w:rsidRPr="005E7A26" w14:paraId="59EC1F5D" w14:textId="77777777" w:rsidTr="000426A8">
        <w:trPr>
          <w:trHeight w:val="1167"/>
        </w:trPr>
        <w:tc>
          <w:tcPr>
            <w:tcW w:w="4934" w:type="dxa"/>
            <w:vAlign w:val="center"/>
          </w:tcPr>
          <w:p w14:paraId="028E6A05" w14:textId="77777777" w:rsidR="000426A8" w:rsidRPr="005E7A26" w:rsidRDefault="000426A8" w:rsidP="00732E9D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C860554" w14:textId="77777777" w:rsidR="000426A8" w:rsidRPr="005E7A26" w:rsidRDefault="000426A8" w:rsidP="00732E9D">
            <w:pPr>
              <w:tabs>
                <w:tab w:val="left" w:pos="567"/>
              </w:tabs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E7A2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 /В.Н. Безукладников/</w:t>
            </w:r>
          </w:p>
          <w:p w14:paraId="2C87343F" w14:textId="77777777" w:rsidR="000426A8" w:rsidRPr="005E7A26" w:rsidRDefault="000426A8" w:rsidP="00732E9D">
            <w:pPr>
              <w:tabs>
                <w:tab w:val="left" w:pos="567"/>
              </w:tabs>
              <w:spacing w:after="0" w:line="240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E7A2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М.П.</w:t>
            </w:r>
          </w:p>
        </w:tc>
      </w:tr>
    </w:tbl>
    <w:p w14:paraId="527C21C1" w14:textId="77777777" w:rsidR="00987A2B" w:rsidRPr="005E7A26" w:rsidRDefault="00987A2B" w:rsidP="00D8440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987A2B" w:rsidRPr="005E7A26" w:rsidSect="00E93276">
      <w:pgSz w:w="11906" w:h="16838"/>
      <w:pgMar w:top="709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A1207"/>
    <w:multiLevelType w:val="multilevel"/>
    <w:tmpl w:val="D5746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861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66F4776"/>
    <w:multiLevelType w:val="hybridMultilevel"/>
    <w:tmpl w:val="3F563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109D6"/>
    <w:multiLevelType w:val="hybridMultilevel"/>
    <w:tmpl w:val="8BE42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66E16"/>
    <w:multiLevelType w:val="hybridMultilevel"/>
    <w:tmpl w:val="268AFCB2"/>
    <w:lvl w:ilvl="0" w:tplc="F7DECABE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32FE0"/>
    <w:multiLevelType w:val="hybridMultilevel"/>
    <w:tmpl w:val="52201820"/>
    <w:lvl w:ilvl="0" w:tplc="041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crosoft">
    <w15:presenceInfo w15:providerId="None" w15:userId="Microsof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8DE"/>
    <w:rsid w:val="0000169C"/>
    <w:rsid w:val="00030D9A"/>
    <w:rsid w:val="000426A8"/>
    <w:rsid w:val="0006516B"/>
    <w:rsid w:val="000908F6"/>
    <w:rsid w:val="000B0844"/>
    <w:rsid w:val="000B23DC"/>
    <w:rsid w:val="000C1786"/>
    <w:rsid w:val="000C2B17"/>
    <w:rsid w:val="000F3371"/>
    <w:rsid w:val="00116EA3"/>
    <w:rsid w:val="001313A9"/>
    <w:rsid w:val="001327D8"/>
    <w:rsid w:val="00136C55"/>
    <w:rsid w:val="00143DE1"/>
    <w:rsid w:val="001544ED"/>
    <w:rsid w:val="00157FDF"/>
    <w:rsid w:val="001832AB"/>
    <w:rsid w:val="0018705C"/>
    <w:rsid w:val="001B129F"/>
    <w:rsid w:val="001B2DC7"/>
    <w:rsid w:val="001B2F9D"/>
    <w:rsid w:val="001B7492"/>
    <w:rsid w:val="001C24CB"/>
    <w:rsid w:val="001D7F8D"/>
    <w:rsid w:val="001E2906"/>
    <w:rsid w:val="00200287"/>
    <w:rsid w:val="0021656D"/>
    <w:rsid w:val="00226919"/>
    <w:rsid w:val="00230937"/>
    <w:rsid w:val="00246237"/>
    <w:rsid w:val="00246A32"/>
    <w:rsid w:val="00252A2B"/>
    <w:rsid w:val="00256774"/>
    <w:rsid w:val="002764F3"/>
    <w:rsid w:val="0028784F"/>
    <w:rsid w:val="002978E9"/>
    <w:rsid w:val="002B7791"/>
    <w:rsid w:val="002C32B1"/>
    <w:rsid w:val="002F2E20"/>
    <w:rsid w:val="002F68B7"/>
    <w:rsid w:val="003364AD"/>
    <w:rsid w:val="00342516"/>
    <w:rsid w:val="00346967"/>
    <w:rsid w:val="00351145"/>
    <w:rsid w:val="003610E1"/>
    <w:rsid w:val="00365E67"/>
    <w:rsid w:val="0039788E"/>
    <w:rsid w:val="003B1226"/>
    <w:rsid w:val="003B6379"/>
    <w:rsid w:val="003C2202"/>
    <w:rsid w:val="003C7DB8"/>
    <w:rsid w:val="003F0620"/>
    <w:rsid w:val="003F18BB"/>
    <w:rsid w:val="004474AB"/>
    <w:rsid w:val="00452432"/>
    <w:rsid w:val="00484A4A"/>
    <w:rsid w:val="00493D9D"/>
    <w:rsid w:val="004B11D6"/>
    <w:rsid w:val="004C0265"/>
    <w:rsid w:val="004D21F7"/>
    <w:rsid w:val="004D7473"/>
    <w:rsid w:val="004D79B7"/>
    <w:rsid w:val="004F0ADA"/>
    <w:rsid w:val="004F6F10"/>
    <w:rsid w:val="0052547D"/>
    <w:rsid w:val="00534125"/>
    <w:rsid w:val="00534B3D"/>
    <w:rsid w:val="0055070B"/>
    <w:rsid w:val="0056627D"/>
    <w:rsid w:val="00591627"/>
    <w:rsid w:val="005918B8"/>
    <w:rsid w:val="005A4D2F"/>
    <w:rsid w:val="005E59EF"/>
    <w:rsid w:val="005E7A26"/>
    <w:rsid w:val="005F0583"/>
    <w:rsid w:val="006612C5"/>
    <w:rsid w:val="00663531"/>
    <w:rsid w:val="00675760"/>
    <w:rsid w:val="00676C77"/>
    <w:rsid w:val="00690A4C"/>
    <w:rsid w:val="006C3B75"/>
    <w:rsid w:val="006D0E6C"/>
    <w:rsid w:val="006E04CE"/>
    <w:rsid w:val="006E6759"/>
    <w:rsid w:val="0074341B"/>
    <w:rsid w:val="00750078"/>
    <w:rsid w:val="00765398"/>
    <w:rsid w:val="007E031C"/>
    <w:rsid w:val="008055A9"/>
    <w:rsid w:val="00823FD3"/>
    <w:rsid w:val="00837824"/>
    <w:rsid w:val="00844848"/>
    <w:rsid w:val="00845A9F"/>
    <w:rsid w:val="00854837"/>
    <w:rsid w:val="00875234"/>
    <w:rsid w:val="00875EFF"/>
    <w:rsid w:val="008A27D4"/>
    <w:rsid w:val="008B0389"/>
    <w:rsid w:val="008B5856"/>
    <w:rsid w:val="008E6F5A"/>
    <w:rsid w:val="008F67F0"/>
    <w:rsid w:val="0090342E"/>
    <w:rsid w:val="0092416B"/>
    <w:rsid w:val="00936684"/>
    <w:rsid w:val="00942BFD"/>
    <w:rsid w:val="009742FA"/>
    <w:rsid w:val="00987A2B"/>
    <w:rsid w:val="00994681"/>
    <w:rsid w:val="009B6AE0"/>
    <w:rsid w:val="009C4DEE"/>
    <w:rsid w:val="009F35FF"/>
    <w:rsid w:val="009F466B"/>
    <w:rsid w:val="00A10FFD"/>
    <w:rsid w:val="00A2317F"/>
    <w:rsid w:val="00A37CBC"/>
    <w:rsid w:val="00A40FCB"/>
    <w:rsid w:val="00A768DE"/>
    <w:rsid w:val="00A82E3D"/>
    <w:rsid w:val="00AA7A37"/>
    <w:rsid w:val="00AB176F"/>
    <w:rsid w:val="00AB62CF"/>
    <w:rsid w:val="00AC1271"/>
    <w:rsid w:val="00AC3E1C"/>
    <w:rsid w:val="00AD3C26"/>
    <w:rsid w:val="00B55EB1"/>
    <w:rsid w:val="00B64448"/>
    <w:rsid w:val="00B90948"/>
    <w:rsid w:val="00B96995"/>
    <w:rsid w:val="00BD02B8"/>
    <w:rsid w:val="00BE4DE4"/>
    <w:rsid w:val="00C63B0A"/>
    <w:rsid w:val="00C64486"/>
    <w:rsid w:val="00C81D52"/>
    <w:rsid w:val="00C84AF8"/>
    <w:rsid w:val="00CA1DC4"/>
    <w:rsid w:val="00CA3A9F"/>
    <w:rsid w:val="00CD02C0"/>
    <w:rsid w:val="00CD5496"/>
    <w:rsid w:val="00CD619F"/>
    <w:rsid w:val="00CD77FD"/>
    <w:rsid w:val="00CD7DE4"/>
    <w:rsid w:val="00CF6210"/>
    <w:rsid w:val="00CF7486"/>
    <w:rsid w:val="00D178FE"/>
    <w:rsid w:val="00D505A0"/>
    <w:rsid w:val="00D656B7"/>
    <w:rsid w:val="00D764FC"/>
    <w:rsid w:val="00D84409"/>
    <w:rsid w:val="00D91351"/>
    <w:rsid w:val="00D93AE9"/>
    <w:rsid w:val="00DA289E"/>
    <w:rsid w:val="00DA6456"/>
    <w:rsid w:val="00DB3A30"/>
    <w:rsid w:val="00DC3791"/>
    <w:rsid w:val="00DD20D6"/>
    <w:rsid w:val="00DE11EE"/>
    <w:rsid w:val="00DF09AB"/>
    <w:rsid w:val="00E13754"/>
    <w:rsid w:val="00E139D8"/>
    <w:rsid w:val="00E44B98"/>
    <w:rsid w:val="00E53909"/>
    <w:rsid w:val="00E53FB3"/>
    <w:rsid w:val="00E8073B"/>
    <w:rsid w:val="00E916A4"/>
    <w:rsid w:val="00E93276"/>
    <w:rsid w:val="00EA43A8"/>
    <w:rsid w:val="00EB017C"/>
    <w:rsid w:val="00EB5AB4"/>
    <w:rsid w:val="00ED280D"/>
    <w:rsid w:val="00ED5377"/>
    <w:rsid w:val="00ED67C9"/>
    <w:rsid w:val="00EE172A"/>
    <w:rsid w:val="00EF4A3C"/>
    <w:rsid w:val="00F42CE1"/>
    <w:rsid w:val="00F822FE"/>
    <w:rsid w:val="00F83EC5"/>
    <w:rsid w:val="00FF3B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D3FA"/>
  <w15:docId w15:val="{F439D595-D3D8-4AF8-A080-00DC7D17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42E"/>
  </w:style>
  <w:style w:type="paragraph" w:styleId="1">
    <w:name w:val="heading 1"/>
    <w:basedOn w:val="a"/>
    <w:link w:val="10"/>
    <w:uiPriority w:val="9"/>
    <w:qFormat/>
    <w:rsid w:val="00361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2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0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61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610E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610E1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83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37824"/>
    <w:rPr>
      <w:rFonts w:ascii="Segoe UI" w:hAnsi="Segoe UI" w:cs="Segoe UI"/>
      <w:sz w:val="18"/>
      <w:szCs w:val="18"/>
    </w:rPr>
  </w:style>
  <w:style w:type="character" w:customStyle="1" w:styleId="60">
    <w:name w:val="Заголовок 6 Знак"/>
    <w:basedOn w:val="a0"/>
    <w:link w:val="6"/>
    <w:uiPriority w:val="9"/>
    <w:semiHidden/>
    <w:rsid w:val="00E932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7">
    <w:name w:val="No Spacing"/>
    <w:uiPriority w:val="1"/>
    <w:qFormat/>
    <w:rsid w:val="00E93276"/>
    <w:pPr>
      <w:spacing w:after="0" w:line="240" w:lineRule="auto"/>
    </w:pPr>
  </w:style>
  <w:style w:type="paragraph" w:customStyle="1" w:styleId="12">
    <w:name w:val="Обычный1"/>
    <w:basedOn w:val="a"/>
    <w:rsid w:val="00E93276"/>
    <w:pPr>
      <w:widowControl w:val="0"/>
      <w:spacing w:after="0" w:line="240" w:lineRule="auto"/>
      <w:ind w:left="280" w:hanging="280"/>
      <w:jc w:val="both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customStyle="1" w:styleId="13">
    <w:name w:val="Стиль1"/>
    <w:basedOn w:val="a"/>
    <w:rsid w:val="00987A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B1226"/>
    <w:rPr>
      <w:b/>
      <w:bCs/>
    </w:rPr>
  </w:style>
  <w:style w:type="paragraph" w:styleId="a9">
    <w:name w:val="Revision"/>
    <w:hidden/>
    <w:uiPriority w:val="99"/>
    <w:semiHidden/>
    <w:rsid w:val="00AC3E1C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CD02C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D02C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D02C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D02C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D02C0"/>
    <w:rPr>
      <w:b/>
      <w:bCs/>
      <w:sz w:val="20"/>
      <w:szCs w:val="20"/>
    </w:rPr>
  </w:style>
  <w:style w:type="paragraph" w:customStyle="1" w:styleId="Default">
    <w:name w:val="Default"/>
    <w:rsid w:val="00EE172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">
    <w:name w:val="List Paragraph"/>
    <w:basedOn w:val="a"/>
    <w:uiPriority w:val="34"/>
    <w:qFormat/>
    <w:rsid w:val="0053412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9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1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1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1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5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diant.autogoda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diant.autogod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shback.cordiant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shback.cordiant.ru/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2215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ag12</dc:creator>
  <cp:lastModifiedBy>Microsoft</cp:lastModifiedBy>
  <cp:revision>9</cp:revision>
  <dcterms:created xsi:type="dcterms:W3CDTF">2026-03-31T08:35:00Z</dcterms:created>
  <dcterms:modified xsi:type="dcterms:W3CDTF">2026-03-31T09:40:00Z</dcterms:modified>
</cp:coreProperties>
</file>